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5581" w:rsidRDefault="00771747">
      <w:pPr>
        <w:pStyle w:val="Title"/>
      </w:pPr>
      <w:r>
        <w:t>Use of forecasting models for improved PID control in wastewater treatment</w:t>
      </w:r>
    </w:p>
    <w:p w:rsidR="00CB5581" w:rsidRDefault="00771747">
      <w:pPr>
        <w:pStyle w:val="Author"/>
      </w:pPr>
      <w:r>
        <w:t>Kathryn B. Newhart</w:t>
      </w:r>
    </w:p>
    <w:sdt>
      <w:sdtPr>
        <w:rPr>
          <w:rFonts w:eastAsiaTheme="minorHAnsi"/>
          <w:b w:val="0"/>
        </w:rPr>
        <w:id w:val="-556780669"/>
        <w:docPartObj>
          <w:docPartGallery w:val="Table of Contents"/>
          <w:docPartUnique/>
        </w:docPartObj>
      </w:sdtPr>
      <w:sdtContent>
        <w:p w:rsidR="00CB5581" w:rsidRDefault="00771747">
          <w:pPr>
            <w:pStyle w:val="TOCHeading"/>
          </w:pPr>
          <w:r>
            <w:t>Table of Contents</w:t>
          </w:r>
        </w:p>
        <w:p w:rsidR="00771747" w:rsidRDefault="00771747">
          <w:pPr>
            <w:pStyle w:val="TOC1"/>
            <w:rPr>
              <w:rFonts w:asciiTheme="minorHAnsi" w:eastAsiaTheme="minorEastAsia" w:hAnsiTheme="minorHAnsi" w:cstheme="minorBidi"/>
              <w:sz w:val="22"/>
              <w:szCs w:val="22"/>
            </w:rPr>
          </w:pPr>
          <w:r>
            <w:fldChar w:fldCharType="begin"/>
          </w:r>
          <w:r>
            <w:instrText>TOC \o "1-3" \h \z \u</w:instrText>
          </w:r>
          <w:r>
            <w:fldChar w:fldCharType="separate"/>
          </w:r>
          <w:hyperlink w:anchor="_Toc24007729" w:history="1">
            <w:r w:rsidRPr="00496C31">
              <w:rPr>
                <w:rStyle w:val="Hyperlink"/>
              </w:rPr>
              <w:t>Introduction</w:t>
            </w:r>
            <w:r>
              <w:rPr>
                <w:webHidden/>
              </w:rPr>
              <w:tab/>
            </w:r>
            <w:r>
              <w:rPr>
                <w:webHidden/>
              </w:rPr>
              <w:fldChar w:fldCharType="begin"/>
            </w:r>
            <w:r>
              <w:rPr>
                <w:webHidden/>
              </w:rPr>
              <w:instrText xml:space="preserve"> PAGEREF _Toc24007729 \h </w:instrText>
            </w:r>
            <w:r>
              <w:rPr>
                <w:webHidden/>
              </w:rPr>
            </w:r>
            <w:r>
              <w:rPr>
                <w:webHidden/>
              </w:rPr>
              <w:fldChar w:fldCharType="separate"/>
            </w:r>
            <w:r>
              <w:rPr>
                <w:webHidden/>
              </w:rPr>
              <w:t>2</w:t>
            </w:r>
            <w:r>
              <w:rPr>
                <w:webHidden/>
              </w:rPr>
              <w:fldChar w:fldCharType="end"/>
            </w:r>
          </w:hyperlink>
        </w:p>
        <w:p w:rsidR="00771747" w:rsidRDefault="00771747">
          <w:pPr>
            <w:pStyle w:val="TOC2"/>
            <w:rPr>
              <w:rFonts w:asciiTheme="minorHAnsi" w:eastAsiaTheme="minorEastAsia" w:hAnsiTheme="minorHAnsi" w:cstheme="minorBidi"/>
              <w:sz w:val="22"/>
              <w:szCs w:val="22"/>
            </w:rPr>
          </w:pPr>
          <w:hyperlink w:anchor="_Toc24007730" w:history="1">
            <w:r w:rsidRPr="00496C31">
              <w:rPr>
                <w:rStyle w:val="Hyperlink"/>
              </w:rPr>
              <w:t>Control in wastewater treatment</w:t>
            </w:r>
            <w:r>
              <w:rPr>
                <w:webHidden/>
              </w:rPr>
              <w:tab/>
            </w:r>
            <w:r>
              <w:rPr>
                <w:webHidden/>
              </w:rPr>
              <w:fldChar w:fldCharType="begin"/>
            </w:r>
            <w:r>
              <w:rPr>
                <w:webHidden/>
              </w:rPr>
              <w:instrText xml:space="preserve"> PAGEREF _Toc24007730 \h </w:instrText>
            </w:r>
            <w:r>
              <w:rPr>
                <w:webHidden/>
              </w:rPr>
            </w:r>
            <w:r>
              <w:rPr>
                <w:webHidden/>
              </w:rPr>
              <w:fldChar w:fldCharType="separate"/>
            </w:r>
            <w:r>
              <w:rPr>
                <w:webHidden/>
              </w:rPr>
              <w:t>3</w:t>
            </w:r>
            <w:r>
              <w:rPr>
                <w:webHidden/>
              </w:rPr>
              <w:fldChar w:fldCharType="end"/>
            </w:r>
          </w:hyperlink>
        </w:p>
        <w:p w:rsidR="00771747" w:rsidRDefault="00771747">
          <w:pPr>
            <w:pStyle w:val="TOC1"/>
            <w:rPr>
              <w:rFonts w:asciiTheme="minorHAnsi" w:eastAsiaTheme="minorEastAsia" w:hAnsiTheme="minorHAnsi" w:cstheme="minorBidi"/>
              <w:sz w:val="22"/>
              <w:szCs w:val="22"/>
            </w:rPr>
          </w:pPr>
          <w:hyperlink w:anchor="_Toc24007731" w:history="1">
            <w:r w:rsidRPr="00496C31">
              <w:rPr>
                <w:rStyle w:val="Hyperlink"/>
              </w:rPr>
              <w:t>Methods and Materials</w:t>
            </w:r>
            <w:r>
              <w:rPr>
                <w:webHidden/>
              </w:rPr>
              <w:tab/>
            </w:r>
            <w:r>
              <w:rPr>
                <w:webHidden/>
              </w:rPr>
              <w:fldChar w:fldCharType="begin"/>
            </w:r>
            <w:r>
              <w:rPr>
                <w:webHidden/>
              </w:rPr>
              <w:instrText xml:space="preserve"> PAGEREF _Toc24007731 \h </w:instrText>
            </w:r>
            <w:r>
              <w:rPr>
                <w:webHidden/>
              </w:rPr>
            </w:r>
            <w:r>
              <w:rPr>
                <w:webHidden/>
              </w:rPr>
              <w:fldChar w:fldCharType="separate"/>
            </w:r>
            <w:r>
              <w:rPr>
                <w:webHidden/>
              </w:rPr>
              <w:t>4</w:t>
            </w:r>
            <w:r>
              <w:rPr>
                <w:webHidden/>
              </w:rPr>
              <w:fldChar w:fldCharType="end"/>
            </w:r>
          </w:hyperlink>
        </w:p>
        <w:p w:rsidR="00771747" w:rsidRDefault="00771747">
          <w:pPr>
            <w:pStyle w:val="TOC2"/>
            <w:rPr>
              <w:rFonts w:asciiTheme="minorHAnsi" w:eastAsiaTheme="minorEastAsia" w:hAnsiTheme="minorHAnsi" w:cstheme="minorBidi"/>
              <w:sz w:val="22"/>
              <w:szCs w:val="22"/>
            </w:rPr>
          </w:pPr>
          <w:hyperlink w:anchor="_Toc24007732" w:history="1">
            <w:r w:rsidRPr="00496C31">
              <w:rPr>
                <w:rStyle w:val="Hyperlink"/>
              </w:rPr>
              <w:t>Boulder Water Resource Recovery Facility</w:t>
            </w:r>
            <w:r>
              <w:rPr>
                <w:webHidden/>
              </w:rPr>
              <w:tab/>
            </w:r>
            <w:r>
              <w:rPr>
                <w:webHidden/>
              </w:rPr>
              <w:fldChar w:fldCharType="begin"/>
            </w:r>
            <w:r>
              <w:rPr>
                <w:webHidden/>
              </w:rPr>
              <w:instrText xml:space="preserve"> PAGEREF _Toc24007732 \h </w:instrText>
            </w:r>
            <w:r>
              <w:rPr>
                <w:webHidden/>
              </w:rPr>
            </w:r>
            <w:r>
              <w:rPr>
                <w:webHidden/>
              </w:rPr>
              <w:fldChar w:fldCharType="separate"/>
            </w:r>
            <w:r>
              <w:rPr>
                <w:webHidden/>
              </w:rPr>
              <w:t>4</w:t>
            </w:r>
            <w:r>
              <w:rPr>
                <w:webHidden/>
              </w:rPr>
              <w:fldChar w:fldCharType="end"/>
            </w:r>
          </w:hyperlink>
        </w:p>
        <w:p w:rsidR="00771747" w:rsidRDefault="00771747">
          <w:pPr>
            <w:pStyle w:val="TOC2"/>
            <w:rPr>
              <w:rFonts w:asciiTheme="minorHAnsi" w:eastAsiaTheme="minorEastAsia" w:hAnsiTheme="minorHAnsi" w:cstheme="minorBidi"/>
              <w:sz w:val="22"/>
              <w:szCs w:val="22"/>
            </w:rPr>
          </w:pPr>
          <w:hyperlink w:anchor="_Toc24007733" w:history="1">
            <w:r w:rsidRPr="00496C31">
              <w:rPr>
                <w:rStyle w:val="Hyperlink"/>
              </w:rPr>
              <w:t>Stability assessment</w:t>
            </w:r>
            <w:r>
              <w:rPr>
                <w:webHidden/>
              </w:rPr>
              <w:tab/>
            </w:r>
            <w:r>
              <w:rPr>
                <w:webHidden/>
              </w:rPr>
              <w:fldChar w:fldCharType="begin"/>
            </w:r>
            <w:r>
              <w:rPr>
                <w:webHidden/>
              </w:rPr>
              <w:instrText xml:space="preserve"> PAGEREF _Toc24007733 \h </w:instrText>
            </w:r>
            <w:r>
              <w:rPr>
                <w:webHidden/>
              </w:rPr>
            </w:r>
            <w:r>
              <w:rPr>
                <w:webHidden/>
              </w:rPr>
              <w:fldChar w:fldCharType="separate"/>
            </w:r>
            <w:r>
              <w:rPr>
                <w:webHidden/>
              </w:rPr>
              <w:t>6</w:t>
            </w:r>
            <w:r>
              <w:rPr>
                <w:webHidden/>
              </w:rPr>
              <w:fldChar w:fldCharType="end"/>
            </w:r>
          </w:hyperlink>
        </w:p>
        <w:p w:rsidR="00771747" w:rsidRDefault="00771747">
          <w:pPr>
            <w:pStyle w:val="TOC2"/>
            <w:rPr>
              <w:rFonts w:asciiTheme="minorHAnsi" w:eastAsiaTheme="minorEastAsia" w:hAnsiTheme="minorHAnsi" w:cstheme="minorBidi"/>
              <w:sz w:val="22"/>
              <w:szCs w:val="22"/>
            </w:rPr>
          </w:pPr>
          <w:hyperlink w:anchor="_Toc24007734" w:history="1">
            <w:r w:rsidRPr="00496C31">
              <w:rPr>
                <w:rStyle w:val="Hyperlink"/>
              </w:rPr>
              <w:t>Ammonia forecast</w:t>
            </w:r>
            <w:r>
              <w:rPr>
                <w:webHidden/>
              </w:rPr>
              <w:tab/>
            </w:r>
            <w:r>
              <w:rPr>
                <w:webHidden/>
              </w:rPr>
              <w:fldChar w:fldCharType="begin"/>
            </w:r>
            <w:r>
              <w:rPr>
                <w:webHidden/>
              </w:rPr>
              <w:instrText xml:space="preserve"> PAGEREF _Toc24007734 \h </w:instrText>
            </w:r>
            <w:r>
              <w:rPr>
                <w:webHidden/>
              </w:rPr>
            </w:r>
            <w:r>
              <w:rPr>
                <w:webHidden/>
              </w:rPr>
              <w:fldChar w:fldCharType="separate"/>
            </w:r>
            <w:r>
              <w:rPr>
                <w:webHidden/>
              </w:rPr>
              <w:t>6</w:t>
            </w:r>
            <w:r>
              <w:rPr>
                <w:webHidden/>
              </w:rPr>
              <w:fldChar w:fldCharType="end"/>
            </w:r>
          </w:hyperlink>
        </w:p>
        <w:p w:rsidR="00771747" w:rsidRDefault="00771747">
          <w:pPr>
            <w:pStyle w:val="TOC3"/>
            <w:rPr>
              <w:rFonts w:asciiTheme="minorHAnsi" w:eastAsiaTheme="minorEastAsia" w:hAnsiTheme="minorHAnsi" w:cstheme="minorBidi"/>
              <w:sz w:val="22"/>
              <w:szCs w:val="22"/>
            </w:rPr>
          </w:pPr>
          <w:hyperlink w:anchor="_Toc24007735" w:history="1">
            <w:r w:rsidRPr="00496C31">
              <w:rPr>
                <w:rStyle w:val="Hyperlink"/>
              </w:rPr>
              <w:t>Diurnal model</w:t>
            </w:r>
            <w:r>
              <w:rPr>
                <w:webHidden/>
              </w:rPr>
              <w:tab/>
            </w:r>
            <w:r>
              <w:rPr>
                <w:webHidden/>
              </w:rPr>
              <w:fldChar w:fldCharType="begin"/>
            </w:r>
            <w:r>
              <w:rPr>
                <w:webHidden/>
              </w:rPr>
              <w:instrText xml:space="preserve"> PAGEREF _Toc24007735 \h </w:instrText>
            </w:r>
            <w:r>
              <w:rPr>
                <w:webHidden/>
              </w:rPr>
            </w:r>
            <w:r>
              <w:rPr>
                <w:webHidden/>
              </w:rPr>
              <w:fldChar w:fldCharType="separate"/>
            </w:r>
            <w:r>
              <w:rPr>
                <w:webHidden/>
              </w:rPr>
              <w:t>7</w:t>
            </w:r>
            <w:r>
              <w:rPr>
                <w:webHidden/>
              </w:rPr>
              <w:fldChar w:fldCharType="end"/>
            </w:r>
          </w:hyperlink>
        </w:p>
        <w:p w:rsidR="00771747" w:rsidRDefault="00771747">
          <w:pPr>
            <w:pStyle w:val="TOC3"/>
            <w:rPr>
              <w:rFonts w:asciiTheme="minorHAnsi" w:eastAsiaTheme="minorEastAsia" w:hAnsiTheme="minorHAnsi" w:cstheme="minorBidi"/>
              <w:sz w:val="22"/>
              <w:szCs w:val="22"/>
            </w:rPr>
          </w:pPr>
          <w:hyperlink w:anchor="_Toc24007736" w:history="1">
            <w:r w:rsidRPr="00496C31">
              <w:rPr>
                <w:rStyle w:val="Hyperlink"/>
              </w:rPr>
              <w:t>Machine learning</w:t>
            </w:r>
            <w:r>
              <w:rPr>
                <w:webHidden/>
              </w:rPr>
              <w:tab/>
            </w:r>
            <w:r>
              <w:rPr>
                <w:webHidden/>
              </w:rPr>
              <w:fldChar w:fldCharType="begin"/>
            </w:r>
            <w:r>
              <w:rPr>
                <w:webHidden/>
              </w:rPr>
              <w:instrText xml:space="preserve"> PAGEREF _Toc24007736 \h </w:instrText>
            </w:r>
            <w:r>
              <w:rPr>
                <w:webHidden/>
              </w:rPr>
            </w:r>
            <w:r>
              <w:rPr>
                <w:webHidden/>
              </w:rPr>
              <w:fldChar w:fldCharType="separate"/>
            </w:r>
            <w:r>
              <w:rPr>
                <w:webHidden/>
              </w:rPr>
              <w:t>8</w:t>
            </w:r>
            <w:r>
              <w:rPr>
                <w:webHidden/>
              </w:rPr>
              <w:fldChar w:fldCharType="end"/>
            </w:r>
          </w:hyperlink>
        </w:p>
        <w:p w:rsidR="00771747" w:rsidRDefault="00771747">
          <w:pPr>
            <w:pStyle w:val="TOC1"/>
            <w:rPr>
              <w:rFonts w:asciiTheme="minorHAnsi" w:eastAsiaTheme="minorEastAsia" w:hAnsiTheme="minorHAnsi" w:cstheme="minorBidi"/>
              <w:sz w:val="22"/>
              <w:szCs w:val="22"/>
            </w:rPr>
          </w:pPr>
          <w:hyperlink w:anchor="_Toc24007737" w:history="1">
            <w:r w:rsidRPr="00496C31">
              <w:rPr>
                <w:rStyle w:val="Hyperlink"/>
              </w:rPr>
              <w:t>Results</w:t>
            </w:r>
            <w:r>
              <w:rPr>
                <w:webHidden/>
              </w:rPr>
              <w:tab/>
            </w:r>
            <w:r>
              <w:rPr>
                <w:webHidden/>
              </w:rPr>
              <w:fldChar w:fldCharType="begin"/>
            </w:r>
            <w:r>
              <w:rPr>
                <w:webHidden/>
              </w:rPr>
              <w:instrText xml:space="preserve"> PAGEREF _Toc24007737 \h </w:instrText>
            </w:r>
            <w:r>
              <w:rPr>
                <w:webHidden/>
              </w:rPr>
            </w:r>
            <w:r>
              <w:rPr>
                <w:webHidden/>
              </w:rPr>
              <w:fldChar w:fldCharType="separate"/>
            </w:r>
            <w:r>
              <w:rPr>
                <w:webHidden/>
              </w:rPr>
              <w:t>8</w:t>
            </w:r>
            <w:r>
              <w:rPr>
                <w:webHidden/>
              </w:rPr>
              <w:fldChar w:fldCharType="end"/>
            </w:r>
          </w:hyperlink>
        </w:p>
        <w:p w:rsidR="00771747" w:rsidRDefault="00771747">
          <w:pPr>
            <w:pStyle w:val="TOC2"/>
            <w:rPr>
              <w:rFonts w:asciiTheme="minorHAnsi" w:eastAsiaTheme="minorEastAsia" w:hAnsiTheme="minorHAnsi" w:cstheme="minorBidi"/>
              <w:sz w:val="22"/>
              <w:szCs w:val="22"/>
            </w:rPr>
          </w:pPr>
          <w:hyperlink w:anchor="_Toc24007738" w:history="1">
            <w:r w:rsidRPr="00496C31">
              <w:rPr>
                <w:rStyle w:val="Hyperlink"/>
              </w:rPr>
              <w:t>Stability assessment</w:t>
            </w:r>
            <w:r>
              <w:rPr>
                <w:webHidden/>
              </w:rPr>
              <w:tab/>
            </w:r>
            <w:r>
              <w:rPr>
                <w:webHidden/>
              </w:rPr>
              <w:fldChar w:fldCharType="begin"/>
            </w:r>
            <w:r>
              <w:rPr>
                <w:webHidden/>
              </w:rPr>
              <w:instrText xml:space="preserve"> PAGEREF _Toc24007738 \h </w:instrText>
            </w:r>
            <w:r>
              <w:rPr>
                <w:webHidden/>
              </w:rPr>
            </w:r>
            <w:r>
              <w:rPr>
                <w:webHidden/>
              </w:rPr>
              <w:fldChar w:fldCharType="separate"/>
            </w:r>
            <w:r>
              <w:rPr>
                <w:webHidden/>
              </w:rPr>
              <w:t>8</w:t>
            </w:r>
            <w:r>
              <w:rPr>
                <w:webHidden/>
              </w:rPr>
              <w:fldChar w:fldCharType="end"/>
            </w:r>
          </w:hyperlink>
        </w:p>
        <w:p w:rsidR="00771747" w:rsidRDefault="00771747">
          <w:pPr>
            <w:pStyle w:val="TOC2"/>
            <w:rPr>
              <w:rFonts w:asciiTheme="minorHAnsi" w:eastAsiaTheme="minorEastAsia" w:hAnsiTheme="minorHAnsi" w:cstheme="minorBidi"/>
              <w:sz w:val="22"/>
              <w:szCs w:val="22"/>
            </w:rPr>
          </w:pPr>
          <w:hyperlink w:anchor="_Toc24007739" w:history="1">
            <w:r w:rsidRPr="00496C31">
              <w:rPr>
                <w:rStyle w:val="Hyperlink"/>
              </w:rPr>
              <w:t>Ammonia forecast</w:t>
            </w:r>
            <w:r>
              <w:rPr>
                <w:webHidden/>
              </w:rPr>
              <w:tab/>
            </w:r>
            <w:r>
              <w:rPr>
                <w:webHidden/>
              </w:rPr>
              <w:fldChar w:fldCharType="begin"/>
            </w:r>
            <w:r>
              <w:rPr>
                <w:webHidden/>
              </w:rPr>
              <w:instrText xml:space="preserve"> PAGEREF _Toc24007739 \h </w:instrText>
            </w:r>
            <w:r>
              <w:rPr>
                <w:webHidden/>
              </w:rPr>
            </w:r>
            <w:r>
              <w:rPr>
                <w:webHidden/>
              </w:rPr>
              <w:fldChar w:fldCharType="separate"/>
            </w:r>
            <w:r>
              <w:rPr>
                <w:webHidden/>
              </w:rPr>
              <w:t>10</w:t>
            </w:r>
            <w:r>
              <w:rPr>
                <w:webHidden/>
              </w:rPr>
              <w:fldChar w:fldCharType="end"/>
            </w:r>
          </w:hyperlink>
        </w:p>
        <w:p w:rsidR="00771747" w:rsidRDefault="00771747">
          <w:pPr>
            <w:pStyle w:val="TOC3"/>
            <w:rPr>
              <w:rFonts w:asciiTheme="minorHAnsi" w:eastAsiaTheme="minorEastAsia" w:hAnsiTheme="minorHAnsi" w:cstheme="minorBidi"/>
              <w:sz w:val="22"/>
              <w:szCs w:val="22"/>
            </w:rPr>
          </w:pPr>
          <w:hyperlink w:anchor="_Toc24007740" w:history="1">
            <w:r w:rsidRPr="00496C31">
              <w:rPr>
                <w:rStyle w:val="Hyperlink"/>
              </w:rPr>
              <w:t>Diurnal model</w:t>
            </w:r>
            <w:r>
              <w:rPr>
                <w:webHidden/>
              </w:rPr>
              <w:tab/>
            </w:r>
            <w:r>
              <w:rPr>
                <w:webHidden/>
              </w:rPr>
              <w:fldChar w:fldCharType="begin"/>
            </w:r>
            <w:r>
              <w:rPr>
                <w:webHidden/>
              </w:rPr>
              <w:instrText xml:space="preserve"> PAGEREF _Toc24007740 \h </w:instrText>
            </w:r>
            <w:r>
              <w:rPr>
                <w:webHidden/>
              </w:rPr>
            </w:r>
            <w:r>
              <w:rPr>
                <w:webHidden/>
              </w:rPr>
              <w:fldChar w:fldCharType="separate"/>
            </w:r>
            <w:r>
              <w:rPr>
                <w:webHidden/>
              </w:rPr>
              <w:t>10</w:t>
            </w:r>
            <w:r>
              <w:rPr>
                <w:webHidden/>
              </w:rPr>
              <w:fldChar w:fldCharType="end"/>
            </w:r>
          </w:hyperlink>
        </w:p>
        <w:p w:rsidR="00771747" w:rsidRDefault="00771747">
          <w:pPr>
            <w:pStyle w:val="TOC3"/>
            <w:rPr>
              <w:rFonts w:asciiTheme="minorHAnsi" w:eastAsiaTheme="minorEastAsia" w:hAnsiTheme="minorHAnsi" w:cstheme="minorBidi"/>
              <w:sz w:val="22"/>
              <w:szCs w:val="22"/>
            </w:rPr>
          </w:pPr>
          <w:hyperlink w:anchor="_Toc24007741" w:history="1">
            <w:r w:rsidRPr="00496C31">
              <w:rPr>
                <w:rStyle w:val="Hyperlink"/>
              </w:rPr>
              <w:t>Linear model</w:t>
            </w:r>
            <w:r>
              <w:rPr>
                <w:webHidden/>
              </w:rPr>
              <w:tab/>
            </w:r>
            <w:r>
              <w:rPr>
                <w:webHidden/>
              </w:rPr>
              <w:fldChar w:fldCharType="begin"/>
            </w:r>
            <w:r>
              <w:rPr>
                <w:webHidden/>
              </w:rPr>
              <w:instrText xml:space="preserve"> PAGEREF _Toc24007741 \h </w:instrText>
            </w:r>
            <w:r>
              <w:rPr>
                <w:webHidden/>
              </w:rPr>
            </w:r>
            <w:r>
              <w:rPr>
                <w:webHidden/>
              </w:rPr>
              <w:fldChar w:fldCharType="separate"/>
            </w:r>
            <w:r>
              <w:rPr>
                <w:webHidden/>
              </w:rPr>
              <w:t>11</w:t>
            </w:r>
            <w:r>
              <w:rPr>
                <w:webHidden/>
              </w:rPr>
              <w:fldChar w:fldCharType="end"/>
            </w:r>
          </w:hyperlink>
        </w:p>
        <w:p w:rsidR="00771747" w:rsidRDefault="00771747">
          <w:pPr>
            <w:pStyle w:val="TOC1"/>
            <w:rPr>
              <w:rFonts w:asciiTheme="minorHAnsi" w:eastAsiaTheme="minorEastAsia" w:hAnsiTheme="minorHAnsi" w:cstheme="minorBidi"/>
              <w:sz w:val="22"/>
              <w:szCs w:val="22"/>
            </w:rPr>
          </w:pPr>
          <w:hyperlink w:anchor="_Toc24007742" w:history="1">
            <w:r w:rsidRPr="00496C31">
              <w:rPr>
                <w:rStyle w:val="Hyperlink"/>
              </w:rPr>
              <w:t>Appendix</w:t>
            </w:r>
            <w:r>
              <w:rPr>
                <w:webHidden/>
              </w:rPr>
              <w:tab/>
            </w:r>
            <w:r>
              <w:rPr>
                <w:webHidden/>
              </w:rPr>
              <w:fldChar w:fldCharType="begin"/>
            </w:r>
            <w:r>
              <w:rPr>
                <w:webHidden/>
              </w:rPr>
              <w:instrText xml:space="preserve"> PAGEREF _Toc24007742 \h </w:instrText>
            </w:r>
            <w:r>
              <w:rPr>
                <w:webHidden/>
              </w:rPr>
            </w:r>
            <w:r>
              <w:rPr>
                <w:webHidden/>
              </w:rPr>
              <w:fldChar w:fldCharType="separate"/>
            </w:r>
            <w:r>
              <w:rPr>
                <w:webHidden/>
              </w:rPr>
              <w:t>15</w:t>
            </w:r>
            <w:r>
              <w:rPr>
                <w:webHidden/>
              </w:rPr>
              <w:fldChar w:fldCharType="end"/>
            </w:r>
          </w:hyperlink>
        </w:p>
        <w:p w:rsidR="00771747" w:rsidRDefault="00771747">
          <w:pPr>
            <w:pStyle w:val="TOC2"/>
            <w:rPr>
              <w:rFonts w:asciiTheme="minorHAnsi" w:eastAsiaTheme="minorEastAsia" w:hAnsiTheme="minorHAnsi" w:cstheme="minorBidi"/>
              <w:sz w:val="22"/>
              <w:szCs w:val="22"/>
            </w:rPr>
          </w:pPr>
          <w:hyperlink w:anchor="_Toc24007743" w:history="1">
            <w:r w:rsidRPr="00496C31">
              <w:rPr>
                <w:rStyle w:val="Hyperlink"/>
              </w:rPr>
              <w:t>Timeseries</w:t>
            </w:r>
            <w:r>
              <w:rPr>
                <w:webHidden/>
              </w:rPr>
              <w:tab/>
            </w:r>
            <w:r>
              <w:rPr>
                <w:webHidden/>
              </w:rPr>
              <w:fldChar w:fldCharType="begin"/>
            </w:r>
            <w:r>
              <w:rPr>
                <w:webHidden/>
              </w:rPr>
              <w:instrText xml:space="preserve"> PAGEREF _Toc24007743 \h </w:instrText>
            </w:r>
            <w:r>
              <w:rPr>
                <w:webHidden/>
              </w:rPr>
            </w:r>
            <w:r>
              <w:rPr>
                <w:webHidden/>
              </w:rPr>
              <w:fldChar w:fldCharType="separate"/>
            </w:r>
            <w:r>
              <w:rPr>
                <w:webHidden/>
              </w:rPr>
              <w:t>15</w:t>
            </w:r>
            <w:r>
              <w:rPr>
                <w:webHidden/>
              </w:rPr>
              <w:fldChar w:fldCharType="end"/>
            </w:r>
          </w:hyperlink>
        </w:p>
        <w:p w:rsidR="00771747" w:rsidRDefault="00771747">
          <w:pPr>
            <w:pStyle w:val="TOC2"/>
            <w:rPr>
              <w:rFonts w:asciiTheme="minorHAnsi" w:eastAsiaTheme="minorEastAsia" w:hAnsiTheme="minorHAnsi" w:cstheme="minorBidi"/>
              <w:sz w:val="22"/>
              <w:szCs w:val="22"/>
            </w:rPr>
          </w:pPr>
          <w:hyperlink w:anchor="_Toc24007744" w:history="1">
            <w:r w:rsidRPr="00496C31">
              <w:rPr>
                <w:rStyle w:val="Hyperlink"/>
              </w:rPr>
              <w:t>Model training error</w:t>
            </w:r>
            <w:r>
              <w:rPr>
                <w:webHidden/>
              </w:rPr>
              <w:tab/>
            </w:r>
            <w:r>
              <w:rPr>
                <w:webHidden/>
              </w:rPr>
              <w:fldChar w:fldCharType="begin"/>
            </w:r>
            <w:r>
              <w:rPr>
                <w:webHidden/>
              </w:rPr>
              <w:instrText xml:space="preserve"> PAGEREF _Toc24007744 \h </w:instrText>
            </w:r>
            <w:r>
              <w:rPr>
                <w:webHidden/>
              </w:rPr>
            </w:r>
            <w:r>
              <w:rPr>
                <w:webHidden/>
              </w:rPr>
              <w:fldChar w:fldCharType="separate"/>
            </w:r>
            <w:r>
              <w:rPr>
                <w:webHidden/>
              </w:rPr>
              <w:t>20</w:t>
            </w:r>
            <w:r>
              <w:rPr>
                <w:webHidden/>
              </w:rPr>
              <w:fldChar w:fldCharType="end"/>
            </w:r>
          </w:hyperlink>
        </w:p>
        <w:p w:rsidR="00771747" w:rsidRDefault="00771747">
          <w:pPr>
            <w:pStyle w:val="TOC2"/>
            <w:rPr>
              <w:rFonts w:asciiTheme="minorHAnsi" w:eastAsiaTheme="minorEastAsia" w:hAnsiTheme="minorHAnsi" w:cstheme="minorBidi"/>
              <w:sz w:val="22"/>
              <w:szCs w:val="22"/>
            </w:rPr>
          </w:pPr>
          <w:hyperlink w:anchor="_Toc24007745" w:history="1">
            <w:r w:rsidRPr="00496C31">
              <w:rPr>
                <w:rStyle w:val="Hyperlink"/>
              </w:rPr>
              <w:t>Model testing error</w:t>
            </w:r>
            <w:r>
              <w:rPr>
                <w:webHidden/>
              </w:rPr>
              <w:tab/>
            </w:r>
            <w:r>
              <w:rPr>
                <w:webHidden/>
              </w:rPr>
              <w:fldChar w:fldCharType="begin"/>
            </w:r>
            <w:r>
              <w:rPr>
                <w:webHidden/>
              </w:rPr>
              <w:instrText xml:space="preserve"> PAGEREF _Toc24007745 \h </w:instrText>
            </w:r>
            <w:r>
              <w:rPr>
                <w:webHidden/>
              </w:rPr>
            </w:r>
            <w:r>
              <w:rPr>
                <w:webHidden/>
              </w:rPr>
              <w:fldChar w:fldCharType="separate"/>
            </w:r>
            <w:r>
              <w:rPr>
                <w:webHidden/>
              </w:rPr>
              <w:t>22</w:t>
            </w:r>
            <w:r>
              <w:rPr>
                <w:webHidden/>
              </w:rPr>
              <w:fldChar w:fldCharType="end"/>
            </w:r>
          </w:hyperlink>
        </w:p>
        <w:p w:rsidR="00CB5581" w:rsidRDefault="00771747">
          <w:r>
            <w:fldChar w:fldCharType="end"/>
          </w:r>
        </w:p>
      </w:sdtContent>
    </w:sdt>
    <w:p w:rsidR="00CB5581" w:rsidRDefault="00771747">
      <w:pPr>
        <w:pStyle w:val="Heading5"/>
      </w:pPr>
      <w:bookmarkStart w:id="0" w:name="page-break"/>
      <w:r>
        <w:lastRenderedPageBreak/>
        <w:t>Page break</w:t>
      </w:r>
      <w:bookmarkEnd w:id="0"/>
    </w:p>
    <w:p w:rsidR="00CB5581" w:rsidRDefault="00771747">
      <w:pPr>
        <w:pStyle w:val="Heading1"/>
      </w:pPr>
      <w:bookmarkStart w:id="1" w:name="introduction"/>
      <w:bookmarkStart w:id="2" w:name="_Toc24007729"/>
      <w:r>
        <w:t>Introduction</w:t>
      </w:r>
      <w:bookmarkEnd w:id="1"/>
      <w:bookmarkEnd w:id="2"/>
    </w:p>
    <w:p w:rsidR="00CB5581" w:rsidRDefault="00771747">
      <w:pPr>
        <w:pStyle w:val="FirstParagraph"/>
      </w:pPr>
      <w:r>
        <w:t>One of the greatest and costliest threats to surface waterways in the United States is nutrient pollution (USEPA 2011). The removal of nitrogen and phosphorus from water at municipal wastewater treatment plants (WWTP) is necessary to address the growing environmental challenge. As states implement increasingly stringint nutrient limits on WWTP, the cost of has wastewater treatment increased substancially. Biological nutrient removal is acheived by introducing dissolved oxygen (DO) via industrial air blowers, which is one of the largest operating costs for WWTP. Conventionally, air blower output is increased or decreased relative to the measured concentration of DO in an aeration basin to maintain a DO setpoint where nitrogen removal is effectively guarenteed. While this approach ensures treatment, there are multiple drawback. DO control is energy inefficient as aeration is provided whether ammonia is present or absent; conventional control leads to large fluctuations in air demand to maintain a single DO setpoint, which mechanically stresses the air blowers; and microbial communities responsible for treatment are stressed with large and rapid DO fluctuations. Currently, WWTP operators rely on trial-and-error to identify a DO setpoint that treats water to an ammonia concentration well below the permited limit. Such a large factor of safety is required to ensure that under the highest flow and load conditions, water will be fully treated and the WWTP will not exceed their nutrient limits. To save energy and reduce excessive use of air blowers at WWTP, a new aeration paradigm is needed.</w:t>
      </w:r>
    </w:p>
    <w:p w:rsidR="00CB5581" w:rsidRDefault="00771747">
      <w:pPr>
        <w:pStyle w:val="BodyText"/>
      </w:pPr>
      <w:r>
        <w:t>Ammonia-based aeration control (ABAC) is an aeration approach which responds to water quality changes in real-time by adjusting air flow to meet an ammonia setpoint instead of a DO setpoint. ABAC can limit excessive aeration promoting full nitrogen removal, potentially improving phosphorus removal, and reducing effluent ammonia peaks (Rieger et al. 2012). The most popular ABAC configuration utilizes a microbial kinetics model to calculate the aeration demand given a variety of operating parameters such as solids retention time and influent ammonia concentration (Duffy et al. 2010). This feedforward approach can reduce aeration demand, but requires extensive sampling and specialized knowledge for accurate model calibration and implementation. A feedback ABAC option would not require a kinetic model and could adjust DO setpoints from an ammonia sensor in the aeration basin where treatment takes place. However, WWTP operators are hesitent to adopt ABAC due to the instability of the sensors involved in feedback ABAC (specifically ion-selective electrodes) and the potential for the growth of microorganisms that inhibit settling in subsequent treatment at lower DO concentrations (i.e., filamentous bacteria). A third ABAC approach could incorporate statistical process models to predict ammonia in a feedback or feedforward configuration. The advantages of forecasting using statistical and machine learning models is (a) no additional sampling, microbiological analysis, or proprietary software is required to build the model and (b) the forecast can easily replace the current measured value of ammonia in the supervisory control and data acquisition (SCADA) system of the WWTP–which lacks advanced control schema. Existing hurdles to implementation of data-driven systems in WWTP include knowledge and experience. To date, there are only a handful of WWTP in and outside of the U.S. who have implemented model predictive control systems in their facilities.</w:t>
      </w:r>
    </w:p>
    <w:p w:rsidR="00CB5581" w:rsidRDefault="00771747">
      <w:pPr>
        <w:pStyle w:val="BodyText"/>
      </w:pPr>
      <w:r>
        <w:t xml:space="preserve">The goal of this work is (1) to demonstrate the stability of a feedback ABAC configuration for WWTP operators and (2) to explore simple, data-driven methods of forecasting ammonia to </w:t>
      </w:r>
      <w:r>
        <w:lastRenderedPageBreak/>
        <w:t>overcome the lag associated with conventional feedback control to improve accuracy and reduce mechanical wear of aeration systems. Four different cascade control aeration configurations are tested and compared from a medium-sized WWTP to identify the most robust aeration control to balance treatment of ammonia with energy consumption. The manuscript is organized as follows: (1) an introduction to control systems in WWTP, (2) summary of methods for quantifying variation in multivariate systems, (3) summary of staistical and machine learning methods used to build the ammonia forecasting models, and (4) an assessment of how forecasting models can improve conventional control in WWTP.</w:t>
      </w:r>
    </w:p>
    <w:p w:rsidR="00CB5581" w:rsidRDefault="00771747">
      <w:pPr>
        <w:pStyle w:val="Heading2"/>
      </w:pPr>
      <w:bookmarkStart w:id="3" w:name="control-in-wastewater-treatment"/>
      <w:bookmarkStart w:id="4" w:name="_Toc24007730"/>
      <w:r>
        <w:t>Control in wastewater treatment</w:t>
      </w:r>
      <w:bookmarkEnd w:id="3"/>
      <w:bookmarkEnd w:id="4"/>
    </w:p>
    <w:p w:rsidR="00CB5581" w:rsidRDefault="00771747">
      <w:pPr>
        <w:pStyle w:val="FirstParagraph"/>
      </w:pPr>
      <w:r>
        <w:t>WWTP are similar to other industrial processes in that select monitored system parameters need to be within a set range for the system to operate properly. Unlike many industrial processes, municipal WWTP have little control over the quantity and quality of the inputs to their system but are required by law to maintain a certain quality of the output. Due to the wide variation, manual adjustments of an open-loop control system (i.e., constant control output regardless of system conditions) cannot constantly achieve the level of treatment needed; frequently under-treating during peak flows and potentially exceeding regulated quality limits, and over-treating during low flows which wastes energy and other material inputs. Therefore, a flexible and responsive control system is required to maintain effluent water quality while minimizing energy and chemical input.</w:t>
      </w:r>
    </w:p>
    <w:p w:rsidR="00CB5581" w:rsidRDefault="00771747">
      <w:pPr>
        <w:pStyle w:val="BodyText"/>
      </w:pPr>
      <w:r>
        <w:t xml:space="preserve">The most common control structure is feedback control in industrial automation. Feedback control determines a control action from a process measurement within the system (i.e., closed-loop control), and is able to automatically respond to system disturbances without specific knowledge of how the control and response parameters are related. The Proprotional-Integral-Derivative (PID) controller is the most common feedback controller due to its simplicity and robustness to respond to a deviation from desired conditions (i.e., error </w:t>
      </w:r>
      <m:oMath>
        <m:r>
          <w:rPr>
            <w:rFonts w:ascii="Cambria Math" w:hAnsi="Cambria Math"/>
          </w:rPr>
          <m:t>e(t)</m:t>
        </m:r>
      </m:oMath>
      <w:r>
        <w:t>). A PID control action is the sum of: a proportional term (</w:t>
      </w:r>
      <m:oMath>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(e(t))</m:t>
        </m:r>
      </m:oMath>
      <w:r>
        <w:t xml:space="preserve">) where </w:t>
      </w:r>
      <m:oMath>
        <m:sSub>
          <m:sSubPr>
            <m:ctrlPr>
              <w:rPr>
                <w:rFonts w:ascii="Cambria Math" w:hAnsi="Cambria Math"/>
              </w:rPr>
            </m:ctrlPr>
          </m:sSubPr>
          <m:e>
            <m:r>
              <w:rPr>
                <w:rFonts w:ascii="Cambria Math" w:hAnsi="Cambria Math"/>
              </w:rPr>
              <m:t>K</m:t>
            </m:r>
          </m:e>
          <m:sub>
            <m:r>
              <w:rPr>
                <w:rFonts w:ascii="Cambria Math" w:hAnsi="Cambria Math"/>
              </w:rPr>
              <m:t>p</m:t>
            </m:r>
          </m:sub>
        </m:sSub>
      </m:oMath>
      <w:r>
        <w:t xml:space="preserve"> is a constant value; a integral term (</w:t>
      </w:r>
      <m:oMath>
        <m:sSub>
          <m:sSubPr>
            <m:ctrlPr>
              <w:rPr>
                <w:rFonts w:ascii="Cambria Math" w:hAnsi="Cambria Math"/>
              </w:rPr>
            </m:ctrlPr>
          </m:sSubPr>
          <m:e>
            <m:r>
              <w:rPr>
                <w:rFonts w:ascii="Cambria Math" w:hAnsi="Cambria Math"/>
              </w:rPr>
              <m:t>K</m:t>
            </m:r>
          </m:e>
          <m:sub>
            <m:r>
              <w:rPr>
                <w:rFonts w:ascii="Cambria Math" w:hAnsi="Cambria Math"/>
              </w:rPr>
              <m:t>i</m:t>
            </m:r>
          </m:sub>
        </m:sSub>
        <m:nary>
          <m:naryPr>
            <m:limLoc m:val="subSup"/>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e</m:t>
            </m:r>
          </m:e>
        </m:nary>
        <m:r>
          <w:rPr>
            <w:rFonts w:ascii="Cambria Math" w:hAnsi="Cambria Math"/>
          </w:rPr>
          <m:t>(τ)dτ</m:t>
        </m:r>
      </m:oMath>
      <w:r>
        <w:t>) and incorporates past control error with the integral function; and a derivative term (</w:t>
      </w:r>
      <m:oMath>
        <m:sSub>
          <m:sSubPr>
            <m:ctrlPr>
              <w:rPr>
                <w:rFonts w:ascii="Cambria Math" w:hAnsi="Cambria Math"/>
              </w:rPr>
            </m:ctrlPr>
          </m:sSubPr>
          <m:e>
            <m:r>
              <w:rPr>
                <w:rFonts w:ascii="Cambria Math" w:hAnsi="Cambria Math"/>
              </w:rPr>
              <m:t>K</m:t>
            </m:r>
          </m:e>
          <m:sub>
            <m:r>
              <w:rPr>
                <w:rFonts w:ascii="Cambria Math" w:hAnsi="Cambria Math"/>
              </w:rPr>
              <m:t>d</m:t>
            </m:r>
          </m:sub>
        </m:sSub>
        <m:f>
          <m:fPr>
            <m:ctrlPr>
              <w:rPr>
                <w:rFonts w:ascii="Cambria Math" w:hAnsi="Cambria Math"/>
              </w:rPr>
            </m:ctrlPr>
          </m:fPr>
          <m:num>
            <m:r>
              <w:rPr>
                <w:rFonts w:ascii="Cambria Math" w:hAnsi="Cambria Math"/>
              </w:rPr>
              <m:t>de(t)</m:t>
            </m:r>
          </m:num>
          <m:den>
            <m:r>
              <w:rPr>
                <w:rFonts w:ascii="Cambria Math" w:hAnsi="Cambria Math"/>
              </w:rPr>
              <m:t>dt</m:t>
            </m:r>
          </m:den>
        </m:f>
      </m:oMath>
      <w:r>
        <w:t>) which anticipates future error with the derivative function. In the wastewater treatment industry, the derivative term is frequently set to 0 (i.e., PI control) due to the amplification of noise in the measured variable (Visioli 2006).</w:t>
      </w:r>
    </w:p>
    <w:p w:rsidR="00CB5581" w:rsidRDefault="00771747">
      <w:pPr>
        <w:pStyle w:val="BodyText"/>
      </w:pPr>
      <w:r>
        <w:t>A single PID control loop can address straightforward problems, such as adjusting the speed of a blower or pump relative to a sensor measurement. To address more complex, nonlinear problems, multiple PID control loops can be combined in series to form a cascade control structure(Brosilow and Joseph 2002). In the case of ABAC, an ammonia sensor and setpoint define the outer/master control loop while inner/slave control loops define control variables such as DO, air blower flow, air blower speed, etc. In controller design, actuator and sensor dynamics and wear-and-tear are frequently ignored (Visioli 2006). For aeration at WWTP, this leads to a delay between a change in demand and the aeration provided, and excessive ramping of the air blower as a result of the delay.</w:t>
      </w:r>
    </w:p>
    <w:p w:rsidR="00CB5581" w:rsidRDefault="00771747">
      <w:pPr>
        <w:pStyle w:val="BodyText"/>
      </w:pPr>
      <w:r>
        <w:rPr>
          <w:rStyle w:val="Notes0"/>
        </w:rPr>
        <w:t>What other topics need to be covered in the introduction?</w:t>
      </w:r>
    </w:p>
    <w:p w:rsidR="00CB5581" w:rsidRDefault="00771747">
      <w:pPr>
        <w:pStyle w:val="Heading1"/>
      </w:pPr>
      <w:bookmarkStart w:id="5" w:name="methods-and-materials"/>
      <w:bookmarkStart w:id="6" w:name="_Toc24007731"/>
      <w:r>
        <w:lastRenderedPageBreak/>
        <w:t>Methods and Materials</w:t>
      </w:r>
      <w:bookmarkEnd w:id="5"/>
      <w:bookmarkEnd w:id="6"/>
    </w:p>
    <w:p w:rsidR="00CB5581" w:rsidRDefault="00771747">
      <w:pPr>
        <w:pStyle w:val="Heading2"/>
      </w:pPr>
      <w:bookmarkStart w:id="7" w:name="boulder-water-resource-recovery-facility"/>
      <w:bookmarkStart w:id="8" w:name="_Toc24007732"/>
      <w:r>
        <w:t>Boulder Water Resource Recovery Facility</w:t>
      </w:r>
      <w:bookmarkEnd w:id="7"/>
      <w:bookmarkEnd w:id="8"/>
    </w:p>
    <w:p w:rsidR="00CB5581" w:rsidRDefault="00771747">
      <w:pPr>
        <w:pStyle w:val="FirstParagraph"/>
      </w:pPr>
      <w:r>
        <w:t>The Boulder Water Resource Recovery Facility (BWRRF, Boulder, Colorado, USA) is a 25 million gallon per day (MGD) municipal WWTP, currently operating a Four-Stage Bardenpho process at an average of 12 MGD. Given the high altitude of the facility and low daily ammonia limits (</w:t>
      </w:r>
      <w:del w:id="9" w:author="Kate Newhart" w:date="2019-11-07T08:55:00Z">
        <w:r w:rsidDel="00D758A6">
          <w:delText>&gt;</w:delText>
        </w:r>
      </w:del>
      <w:ins w:id="10" w:author="Kate Newhart" w:date="2019-11-07T08:55:00Z">
        <w:r w:rsidR="00D758A6">
          <w:t>≥</w:t>
        </w:r>
      </w:ins>
      <w:r>
        <w:t>1.9 mg/L NH</w:t>
      </w:r>
      <w:r>
        <w:rPr>
          <w:vertAlign w:val="subscript"/>
        </w:rPr>
        <w:t>4</w:t>
      </w:r>
      <w:r>
        <w:t xml:space="preserve"> as N), oxygen transfer efficiency is relatively low and results in high aeration demand (Burger et al. 2019). The current DO control configuration frequently over-aerates causing conditions that inhibit full nitrogen removal (i.e., denitrification in downstream anoxic zones). Consequently, aeration accounts for 35 to 50% of BWRRF’s energy consumption. There are multiple aeration control methods programmed into BWRRF’s supervisory control and data aquisition (SCADA) system, all of which rely on cascade control: airflow, DO, and ABAC. Airflow produces a constant volume of air by adjusting valves at the inlet of the aeration basin, regardless of the air demand; DO adjusts the volume of air to acheive a DO setpoint; and ABAC adjusts DO setpoints to acheive an ammonia setpoint (Figure 1). The process variables included in the control logic (</w:t>
      </w:r>
      <m:oMath>
        <m:r>
          <w:rPr>
            <w:rFonts w:ascii="Cambria Math" w:hAnsi="Cambria Math"/>
          </w:rPr>
          <m:t>y</m:t>
        </m:r>
      </m:oMath>
      <w:r>
        <w:t>), stability analysis, and forecasting model are located in one of BWRRF’s three aeration basins (Figure 2).</w:t>
      </w:r>
    </w:p>
    <w:p w:rsidR="00CB5581" w:rsidRDefault="00771747">
      <w:pPr>
        <w:pStyle w:val="Compact"/>
      </w:pPr>
      <w:r>
        <w:drawing>
          <wp:inline distT="0" distB="0" distL="0" distR="0">
            <wp:extent cx="5943600" cy="83487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cascade-control-loop.png"/>
                    <pic:cNvPicPr>
                      <a:picLocks noChangeAspect="1" noChangeArrowheads="1"/>
                    </pic:cNvPicPr>
                  </pic:nvPicPr>
                  <pic:blipFill>
                    <a:blip r:embed="rId7"/>
                    <a:stretch>
                      <a:fillRect/>
                    </a:stretch>
                  </pic:blipFill>
                  <pic:spPr bwMode="auto">
                    <a:xfrm>
                      <a:off x="0" y="0"/>
                      <a:ext cx="5943600" cy="834876"/>
                    </a:xfrm>
                    <a:prstGeom prst="rect">
                      <a:avLst/>
                    </a:prstGeom>
                    <a:noFill/>
                    <a:ln w="9525">
                      <a:noFill/>
                      <a:headEnd/>
                      <a:tailEnd/>
                    </a:ln>
                  </pic:spPr>
                </pic:pic>
              </a:graphicData>
            </a:graphic>
          </wp:inline>
        </w:drawing>
      </w:r>
    </w:p>
    <w:p w:rsidR="00CB5581" w:rsidRDefault="00771747">
      <w:pPr>
        <w:pStyle w:val="BodyText"/>
      </w:pPr>
      <w:r>
        <w:rPr>
          <w:rStyle w:val="Figure-Label"/>
        </w:rPr>
        <w:t xml:space="preserve">Figure 1. Cascade control logic for ABAC at BWRRF. The reference signal </w:t>
      </w:r>
      <m:oMath>
        <m:r>
          <w:rPr>
            <w:rFonts w:ascii="Cambria Math" w:hAnsi="Cambria Math"/>
          </w:rPr>
          <m:t>r</m:t>
        </m:r>
      </m:oMath>
      <w:r>
        <w:rPr>
          <w:rStyle w:val="Figure-Label"/>
        </w:rPr>
        <w:t xml:space="preserve"> is the ammonia setpoint. The difference between </w:t>
      </w:r>
      <m:oMath>
        <m:r>
          <w:rPr>
            <w:rFonts w:ascii="Cambria Math" w:hAnsi="Cambria Math"/>
          </w:rPr>
          <m:t>r</m:t>
        </m:r>
      </m:oMath>
      <w:r>
        <w:rPr>
          <w:rStyle w:val="Figure-Label"/>
        </w:rPr>
        <w:t xml:space="preserve"> and the actual ammonia measurement </w:t>
      </w:r>
      <m:oMath>
        <m:sSub>
          <m:sSubPr>
            <m:ctrlPr>
              <w:rPr>
                <w:rFonts w:ascii="Cambria Math" w:hAnsi="Cambria Math"/>
              </w:rPr>
            </m:ctrlPr>
          </m:sSubPr>
          <m:e>
            <m:r>
              <w:rPr>
                <w:rFonts w:ascii="Cambria Math" w:hAnsi="Cambria Math"/>
              </w:rPr>
              <m:t>y</m:t>
            </m:r>
          </m:e>
          <m:sub>
            <m:r>
              <w:rPr>
                <w:rFonts w:ascii="Cambria Math" w:hAnsi="Cambria Math"/>
              </w:rPr>
              <m:t>N</m:t>
            </m:r>
            <m:sSub>
              <m:sSubPr>
                <m:ctrlPr>
                  <w:rPr>
                    <w:rFonts w:ascii="Cambria Math" w:hAnsi="Cambria Math"/>
                  </w:rPr>
                </m:ctrlPr>
              </m:sSubPr>
              <m:e>
                <m:r>
                  <w:rPr>
                    <w:rFonts w:ascii="Cambria Math" w:hAnsi="Cambria Math"/>
                  </w:rPr>
                  <m:t>H</m:t>
                </m:r>
              </m:e>
              <m:sub>
                <m:r>
                  <w:rPr>
                    <w:rFonts w:ascii="Cambria Math" w:hAnsi="Cambria Math"/>
                  </w:rPr>
                  <m:t>4</m:t>
                </m:r>
              </m:sub>
            </m:sSub>
          </m:sub>
        </m:sSub>
      </m:oMath>
      <w:r>
        <w:rPr>
          <w:rStyle w:val="Figure-Label"/>
        </w:rPr>
        <w:t xml:space="preserve"> is input to the ammonia PID controller </w:t>
      </w:r>
      <m:oMath>
        <m:sSub>
          <m:sSubPr>
            <m:ctrlPr>
              <w:rPr>
                <w:rFonts w:ascii="Cambria Math" w:hAnsi="Cambria Math"/>
              </w:rPr>
            </m:ctrlPr>
          </m:sSubPr>
          <m:e>
            <m:r>
              <w:rPr>
                <w:rFonts w:ascii="Cambria Math" w:hAnsi="Cambria Math"/>
              </w:rPr>
              <m:t>C</m:t>
            </m:r>
          </m:e>
          <m:sub>
            <m:r>
              <w:rPr>
                <w:rFonts w:ascii="Cambria Math" w:hAnsi="Cambria Math"/>
              </w:rPr>
              <m:t>N</m:t>
            </m:r>
            <m:sSub>
              <m:sSubPr>
                <m:ctrlPr>
                  <w:rPr>
                    <w:rFonts w:ascii="Cambria Math" w:hAnsi="Cambria Math"/>
                  </w:rPr>
                </m:ctrlPr>
              </m:sSubPr>
              <m:e>
                <m:r>
                  <w:rPr>
                    <w:rFonts w:ascii="Cambria Math" w:hAnsi="Cambria Math"/>
                  </w:rPr>
                  <m:t>H</m:t>
                </m:r>
              </m:e>
              <m:sub>
                <m:r>
                  <w:rPr>
                    <w:rFonts w:ascii="Cambria Math" w:hAnsi="Cambria Math"/>
                  </w:rPr>
                  <m:t>4</m:t>
                </m:r>
              </m:sub>
            </m:sSub>
          </m:sub>
        </m:sSub>
      </m:oMath>
      <w:r>
        <w:rPr>
          <w:rStyle w:val="Figure-Label"/>
        </w:rPr>
        <w:t xml:space="preserve"> which adjusts the DO setpoint. The difference between the DO setpoint and the DO measurement </w:t>
      </w:r>
      <m:oMath>
        <m:sSub>
          <m:sSubPr>
            <m:ctrlPr>
              <w:rPr>
                <w:rFonts w:ascii="Cambria Math" w:hAnsi="Cambria Math"/>
              </w:rPr>
            </m:ctrlPr>
          </m:sSubPr>
          <m:e>
            <m:r>
              <w:rPr>
                <w:rFonts w:ascii="Cambria Math" w:hAnsi="Cambria Math"/>
              </w:rPr>
              <m:t>y</m:t>
            </m:r>
          </m:e>
          <m:sub>
            <m:r>
              <w:rPr>
                <w:rFonts w:ascii="Cambria Math" w:hAnsi="Cambria Math"/>
              </w:rPr>
              <m:t>DO</m:t>
            </m:r>
          </m:sub>
        </m:sSub>
      </m:oMath>
      <w:r>
        <w:rPr>
          <w:rStyle w:val="Figure-Label"/>
        </w:rPr>
        <w:t xml:space="preserve"> is input to the DO PID controller </w:t>
      </w:r>
      <m:oMath>
        <m:sSub>
          <m:sSubPr>
            <m:ctrlPr>
              <w:rPr>
                <w:rFonts w:ascii="Cambria Math" w:hAnsi="Cambria Math"/>
              </w:rPr>
            </m:ctrlPr>
          </m:sSubPr>
          <m:e>
            <m:r>
              <w:rPr>
                <w:rFonts w:ascii="Cambria Math" w:hAnsi="Cambria Math"/>
              </w:rPr>
              <m:t>C</m:t>
            </m:r>
          </m:e>
          <m:sub>
            <m:r>
              <w:rPr>
                <w:rFonts w:ascii="Cambria Math" w:hAnsi="Cambria Math"/>
              </w:rPr>
              <m:t>DO</m:t>
            </m:r>
          </m:sub>
        </m:sSub>
      </m:oMath>
      <w:r>
        <w:rPr>
          <w:rStyle w:val="Figure-Label"/>
        </w:rPr>
        <w:t xml:space="preserve"> which adjusts the air flow setpoint. The same logic flows for the air flow controller </w:t>
      </w:r>
      <m:oMath>
        <m:sSub>
          <m:sSubPr>
            <m:ctrlPr>
              <w:rPr>
                <w:rFonts w:ascii="Cambria Math" w:hAnsi="Cambria Math"/>
              </w:rPr>
            </m:ctrlPr>
          </m:sSubPr>
          <m:e>
            <m:r>
              <w:rPr>
                <w:rFonts w:ascii="Cambria Math" w:hAnsi="Cambria Math"/>
              </w:rPr>
              <m:t>C</m:t>
            </m:r>
          </m:e>
          <m:sub>
            <m:r>
              <w:rPr>
                <w:rFonts w:ascii="Cambria Math" w:hAnsi="Cambria Math"/>
              </w:rPr>
              <m:t>flow</m:t>
            </m:r>
          </m:sub>
        </m:sSub>
      </m:oMath>
      <w:r>
        <w:rPr>
          <w:rStyle w:val="Figure-Label"/>
        </w:rPr>
        <w:t xml:space="preserve"> and air valve controller </w:t>
      </w:r>
      <m:oMath>
        <m:sSub>
          <m:sSubPr>
            <m:ctrlPr>
              <w:rPr>
                <w:rFonts w:ascii="Cambria Math" w:hAnsi="Cambria Math"/>
              </w:rPr>
            </m:ctrlPr>
          </m:sSubPr>
          <m:e>
            <m:r>
              <w:rPr>
                <w:rFonts w:ascii="Cambria Math" w:hAnsi="Cambria Math"/>
              </w:rPr>
              <m:t>C</m:t>
            </m:r>
          </m:e>
          <m:sub>
            <m:r>
              <w:rPr>
                <w:rFonts w:ascii="Cambria Math" w:hAnsi="Cambria Math"/>
              </w:rPr>
              <m:t>valve</m:t>
            </m:r>
          </m:sub>
        </m:sSub>
      </m:oMath>
      <w:r>
        <w:rPr>
          <w:rStyle w:val="Figure-Label"/>
        </w:rPr>
        <w:t xml:space="preserve">, which ultimately provides a certain volume of air to the aeration basins. A disturbance </w:t>
      </w:r>
      <m:oMath>
        <m:r>
          <w:rPr>
            <w:rFonts w:ascii="Cambria Math" w:hAnsi="Cambria Math"/>
          </w:rPr>
          <m:t>d</m:t>
        </m:r>
      </m:oMath>
      <w:r>
        <w:rPr>
          <w:rStyle w:val="Figure-Label"/>
        </w:rPr>
        <w:t xml:space="preserve">, such as a change in water quality, will impact the processes </w:t>
      </w:r>
      <m:oMath>
        <m:r>
          <w:rPr>
            <w:rFonts w:ascii="Cambria Math" w:hAnsi="Cambria Math"/>
          </w:rPr>
          <m:t>P</m:t>
        </m:r>
      </m:oMath>
      <w:r>
        <w:rPr>
          <w:rStyle w:val="Figure-Label"/>
        </w:rPr>
        <w:t xml:space="preserve"> within the basin as measured by </w:t>
      </w:r>
      <m:oMath>
        <m:r>
          <w:rPr>
            <w:rFonts w:ascii="Cambria Math" w:hAnsi="Cambria Math"/>
          </w:rPr>
          <m:t>y</m:t>
        </m:r>
      </m:oMath>
      <w:r>
        <w:rPr>
          <w:rStyle w:val="Figure-Label"/>
        </w:rPr>
        <w:t xml:space="preserve">. The difference between the setpoints and </w:t>
      </w:r>
      <m:oMath>
        <m:r>
          <w:rPr>
            <w:rFonts w:ascii="Cambria Math" w:hAnsi="Cambria Math"/>
          </w:rPr>
          <m:t>y</m:t>
        </m:r>
      </m:oMath>
      <w:r>
        <w:rPr>
          <w:rStyle w:val="Figure-Label"/>
        </w:rPr>
        <w:t xml:space="preserve"> values will force the PID controllers to continuously provide adjustments within their loop until all setpoints are met.</w:t>
      </w:r>
      <w:r>
        <w:t xml:space="preserve">  </w:t>
      </w:r>
    </w:p>
    <w:p w:rsidR="00CB5581" w:rsidRDefault="00771747">
      <w:pPr>
        <w:pStyle w:val="Compact"/>
      </w:pPr>
      <w:r>
        <w:lastRenderedPageBreak/>
        <w:drawing>
          <wp:inline distT="0" distB="0" distL="0" distR="0">
            <wp:extent cx="1882588" cy="283540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bwrrf-flow.png"/>
                    <pic:cNvPicPr>
                      <a:picLocks noChangeAspect="1" noChangeArrowheads="1"/>
                    </pic:cNvPicPr>
                  </pic:nvPicPr>
                  <pic:blipFill>
                    <a:blip r:embed="rId8"/>
                    <a:stretch>
                      <a:fillRect/>
                    </a:stretch>
                  </pic:blipFill>
                  <pic:spPr bwMode="auto">
                    <a:xfrm>
                      <a:off x="0" y="0"/>
                      <a:ext cx="1882588" cy="2835408"/>
                    </a:xfrm>
                    <a:prstGeom prst="rect">
                      <a:avLst/>
                    </a:prstGeom>
                    <a:noFill/>
                    <a:ln w="9525">
                      <a:noFill/>
                      <a:headEnd/>
                      <a:tailEnd/>
                    </a:ln>
                  </pic:spPr>
                </pic:pic>
              </a:graphicData>
            </a:graphic>
          </wp:inline>
        </w:drawing>
      </w:r>
    </w:p>
    <w:p w:rsidR="00CB5581" w:rsidRDefault="00771747">
      <w:pPr>
        <w:pStyle w:val="BodyText"/>
      </w:pPr>
      <w:r>
        <w:rPr>
          <w:rStyle w:val="Figure-Label"/>
        </w:rPr>
        <w:t>Figure 2. Flow, zone, and sensor diagram of one of the activated sludge aeration basins at the BWRRF. Orange arrows indicate the direction of flow through the basin. Zones 4-8 are aerated and have individual DO sepoints for each zone. Red boxes indicate nitrate sensors, blue boxes indicate DO sensors used in DO control, and the purple box indicates the ammonia sensor used in ABAC control.</w:t>
      </w:r>
    </w:p>
    <w:p w:rsidR="00CB5581" w:rsidRDefault="00771747">
      <w:pPr>
        <w:pStyle w:val="BodyText"/>
      </w:pPr>
      <w:r>
        <w:t xml:space="preserve">The DO concentrations in Zones 6, 7, 8, and 9 of the aeration basins </w:t>
      </w:r>
      <w:del w:id="11" w:author="Kate Newhart" w:date="2019-11-07T08:55:00Z">
        <w:r w:rsidDel="00D758A6">
          <w:delText xml:space="preserve">were </w:delText>
        </w:r>
      </w:del>
      <w:ins w:id="12" w:author="Kate Newhart" w:date="2019-11-07T08:55:00Z">
        <w:r w:rsidR="00D758A6">
          <w:t>are</w:t>
        </w:r>
        <w:r w:rsidR="00D758A6">
          <w:t xml:space="preserve"> </w:t>
        </w:r>
      </w:ins>
      <w:r>
        <w:t xml:space="preserve">continuously monitored using Endress Hauser </w:t>
      </w:r>
      <w:del w:id="13" w:author="Kate Newhart" w:date="2019-11-07T08:55:00Z">
        <w:r w:rsidDel="00D758A6">
          <w:delText xml:space="preserve">(Reinach, Switzerland) </w:delText>
        </w:r>
      </w:del>
      <w:r>
        <w:t>COS61D optical DO sensors</w:t>
      </w:r>
      <w:ins w:id="14" w:author="Kate Newhart" w:date="2019-11-07T08:56:00Z">
        <w:r w:rsidR="00D758A6">
          <w:t xml:space="preserve"> </w:t>
        </w:r>
        <w:r w:rsidR="00D758A6">
          <w:t>(</w:t>
        </w:r>
        <w:proofErr w:type="spellStart"/>
        <w:r w:rsidR="00D758A6">
          <w:t>Reinach</w:t>
        </w:r>
        <w:proofErr w:type="spellEnd"/>
        <w:r w:rsidR="00D758A6">
          <w:t>, Switzerland)</w:t>
        </w:r>
      </w:ins>
      <w:r>
        <w:t>. In these zones, blower flowrate and</w:t>
      </w:r>
      <w:ins w:id="15" w:author="Kate Newhart" w:date="2019-11-07T08:56:00Z">
        <w:r w:rsidR="00D758A6">
          <w:t xml:space="preserve"> inlet</w:t>
        </w:r>
      </w:ins>
      <w:r>
        <w:t xml:space="preserve"> valve position are also monitored and recorded in SCADA. AmmoLyt® Plus 700 ion-selective ammonia sensors from YSI (Yellow Springs, OH) are located in the aeration basin influent channel and in all three aeration basins in Zone 7. Ion-selective nitrate/nitrite sensors from YSI </w:t>
      </w:r>
      <w:proofErr w:type="gramStart"/>
      <w:r>
        <w:t>are located in</w:t>
      </w:r>
      <w:proofErr w:type="gramEnd"/>
      <w:r>
        <w:t xml:space="preserve"> Zones 3 and 9 of each basin; and the effluent channel after the final polishing aeration basin has an AmTax and NitraTax online analyzer (</w:t>
      </w:r>
      <w:del w:id="16" w:author="Kate Newhart" w:date="2019-11-07T08:56:00Z">
        <w:r w:rsidDel="00D758A6">
          <w:delText>HACH</w:delText>
        </w:r>
      </w:del>
      <w:ins w:id="17" w:author="Kate Newhart" w:date="2019-11-07T08:56:00Z">
        <w:r w:rsidR="00D758A6">
          <w:t>H</w:t>
        </w:r>
        <w:r w:rsidR="00D758A6">
          <w:t>ach</w:t>
        </w:r>
      </w:ins>
      <w:r>
        <w:t>, Loveland, CO). Aeration basin influent flow rates, wastewater temperature, and pH of the plant influent were also monitored. Online sensors were regularly maintained and calibrated by operations staff and readings periodically compared to laboratory results.</w:t>
      </w:r>
    </w:p>
    <w:p w:rsidR="00CB5581" w:rsidRDefault="00771747">
      <w:pPr>
        <w:pStyle w:val="BodyText"/>
      </w:pPr>
      <w:r>
        <w:t xml:space="preserve">Data are collected and managed in the GE Proficy® system. For analysis, data </w:t>
      </w:r>
      <w:del w:id="18" w:author="Kate Newhart" w:date="2019-11-07T08:57:00Z">
        <w:r w:rsidDel="00D758A6">
          <w:delText xml:space="preserve">was </w:delText>
        </w:r>
      </w:del>
      <w:ins w:id="19" w:author="Kate Newhart" w:date="2019-11-07T08:57:00Z">
        <w:r w:rsidR="00D758A6">
          <w:t>w</w:t>
        </w:r>
        <w:r w:rsidR="00D758A6">
          <w:t>ere</w:t>
        </w:r>
        <w:r w:rsidR="00D758A6">
          <w:t xml:space="preserve"> </w:t>
        </w:r>
      </w:ins>
      <w:r>
        <w:t xml:space="preserve">exported in 5-minute intervals into Microsoft Excel and imported to the statistical platform, </w:t>
      </w:r>
      <m:oMath>
        <m:r>
          <w:rPr>
            <w:rFonts w:ascii="Cambria Math" w:hAnsi="Cambria Math"/>
          </w:rPr>
          <m:t>R</m:t>
        </m:r>
      </m:oMath>
      <w:r>
        <w:t xml:space="preserve">, for analysis. Observations that were identified as “Bad” within the Proficy system (i.e., due to sensor calibration or during power loss) were not used. For </w:t>
      </w:r>
      <w:del w:id="20" w:author="Kate Newhart" w:date="2019-11-07T08:57:00Z">
        <w:r w:rsidDel="00D758A6">
          <w:delText>QA/QC</w:delText>
        </w:r>
      </w:del>
      <w:ins w:id="21" w:author="Kate Newhart" w:date="2019-11-07T08:57:00Z">
        <w:r w:rsidR="00D758A6">
          <w:t>quality control</w:t>
        </w:r>
      </w:ins>
      <w:r>
        <w:t xml:space="preserve">, all </w:t>
      </w:r>
      <w:proofErr w:type="spellStart"/>
      <w:r>
        <w:t>Proficy</w:t>
      </w:r>
      <w:proofErr w:type="spellEnd"/>
      <w:r>
        <w:t xml:space="preserve"> exports were kept in their native format.</w:t>
      </w:r>
    </w:p>
    <w:p w:rsidR="00CB5581" w:rsidRDefault="00771747">
      <w:pPr>
        <w:pStyle w:val="BodyText"/>
      </w:pPr>
      <w:r>
        <w:t xml:space="preserve">The control configurations analyzed </w:t>
      </w:r>
      <w:ins w:id="22" w:author="Kate Newhart" w:date="2019-11-07T08:57:00Z">
        <w:r w:rsidR="00D758A6">
          <w:t>in thi</w:t>
        </w:r>
      </w:ins>
      <w:ins w:id="23" w:author="Kate Newhart" w:date="2019-11-07T08:58:00Z">
        <w:r w:rsidR="00D758A6">
          <w:t xml:space="preserve">s study </w:t>
        </w:r>
      </w:ins>
      <w:r>
        <w:t>are outlined below (Table 1). A conventional DO aeration control method with a DO setpoint of 2.5 mg/L is considered the experimental control. Three ABAC configurations were tested, including 3.5 mg/L and 4.0 mg/L setpoints (at the middle of the aeration basin) and a 90 second and 300 second time delay between control updates.</w:t>
      </w:r>
    </w:p>
    <w:p w:rsidR="00CB5581" w:rsidRDefault="00771747">
      <w:pPr>
        <w:pStyle w:val="BodyText"/>
      </w:pPr>
      <w:r>
        <w:rPr>
          <w:rStyle w:val="Figure-Label"/>
        </w:rPr>
        <w:lastRenderedPageBreak/>
        <w:t>Table 1. Control configurations tested vary by which is the “control” variable (i.e., outer/master loop in cascade control), the master setpoint for the control variable, and the delay term for the master PID loop</w:t>
      </w:r>
    </w:p>
    <w:tbl>
      <w:tblPr>
        <w:tblStyle w:val="Table"/>
        <w:tblW w:w="0" w:type="pct"/>
        <w:tblLook w:val="07E0" w:firstRow="1" w:lastRow="1" w:firstColumn="1" w:lastColumn="1" w:noHBand="1" w:noVBand="1"/>
      </w:tblPr>
      <w:tblGrid>
        <w:gridCol w:w="950"/>
        <w:gridCol w:w="1836"/>
        <w:gridCol w:w="1756"/>
        <w:gridCol w:w="1183"/>
      </w:tblGrid>
      <w:tr w:rsidR="00CB5581">
        <w:tc>
          <w:tcPr>
            <w:tcW w:w="0" w:type="auto"/>
            <w:tcBorders>
              <w:bottom w:val="single" w:sz="0" w:space="0" w:color="auto"/>
            </w:tcBorders>
            <w:vAlign w:val="bottom"/>
          </w:tcPr>
          <w:p w:rsidR="00CB5581" w:rsidRDefault="00CB5581"/>
        </w:tc>
        <w:tc>
          <w:tcPr>
            <w:tcW w:w="0" w:type="auto"/>
            <w:tcBorders>
              <w:bottom w:val="single" w:sz="0" w:space="0" w:color="auto"/>
            </w:tcBorders>
            <w:vAlign w:val="bottom"/>
          </w:tcPr>
          <w:p w:rsidR="00CB5581" w:rsidRDefault="00771747">
            <w:pPr>
              <w:pStyle w:val="Compact"/>
              <w:jc w:val="left"/>
            </w:pPr>
            <w:r>
              <w:t>Control Variable</w:t>
            </w:r>
          </w:p>
        </w:tc>
        <w:tc>
          <w:tcPr>
            <w:tcW w:w="0" w:type="auto"/>
            <w:tcBorders>
              <w:bottom w:val="single" w:sz="0" w:space="0" w:color="auto"/>
            </w:tcBorders>
            <w:vAlign w:val="bottom"/>
          </w:tcPr>
          <w:p w:rsidR="00CB5581" w:rsidRDefault="00771747">
            <w:pPr>
              <w:pStyle w:val="Compact"/>
              <w:jc w:val="right"/>
            </w:pPr>
            <w:r>
              <w:t>Setpoint (mg/L)</w:t>
            </w:r>
          </w:p>
        </w:tc>
        <w:tc>
          <w:tcPr>
            <w:tcW w:w="0" w:type="auto"/>
            <w:tcBorders>
              <w:bottom w:val="single" w:sz="0" w:space="0" w:color="auto"/>
            </w:tcBorders>
            <w:vAlign w:val="bottom"/>
          </w:tcPr>
          <w:p w:rsidR="00CB5581" w:rsidRDefault="00771747">
            <w:pPr>
              <w:pStyle w:val="Compact"/>
              <w:jc w:val="right"/>
            </w:pPr>
            <w:r>
              <w:t>PID delay</w:t>
            </w:r>
          </w:p>
        </w:tc>
      </w:tr>
      <w:tr w:rsidR="00CB5581">
        <w:tc>
          <w:tcPr>
            <w:tcW w:w="0" w:type="auto"/>
          </w:tcPr>
          <w:p w:rsidR="00CB5581" w:rsidRDefault="00771747">
            <w:pPr>
              <w:pStyle w:val="Compact"/>
              <w:jc w:val="left"/>
            </w:pPr>
            <w:r>
              <w:t>Control</w:t>
            </w:r>
          </w:p>
        </w:tc>
        <w:tc>
          <w:tcPr>
            <w:tcW w:w="0" w:type="auto"/>
          </w:tcPr>
          <w:p w:rsidR="00CB5581" w:rsidRDefault="00771747">
            <w:pPr>
              <w:pStyle w:val="Compact"/>
              <w:jc w:val="left"/>
            </w:pPr>
            <w:r>
              <w:t>DO</w:t>
            </w:r>
          </w:p>
        </w:tc>
        <w:tc>
          <w:tcPr>
            <w:tcW w:w="0" w:type="auto"/>
          </w:tcPr>
          <w:p w:rsidR="00CB5581" w:rsidRDefault="00771747">
            <w:pPr>
              <w:pStyle w:val="Compact"/>
              <w:jc w:val="right"/>
            </w:pPr>
            <w:r>
              <w:t>2.5</w:t>
            </w:r>
          </w:p>
        </w:tc>
        <w:tc>
          <w:tcPr>
            <w:tcW w:w="0" w:type="auto"/>
          </w:tcPr>
          <w:p w:rsidR="00CB5581" w:rsidRDefault="00771747">
            <w:pPr>
              <w:pStyle w:val="Compact"/>
              <w:jc w:val="right"/>
            </w:pPr>
            <w:r>
              <w:t>90</w:t>
            </w:r>
          </w:p>
        </w:tc>
      </w:tr>
      <w:tr w:rsidR="00CB5581">
        <w:tc>
          <w:tcPr>
            <w:tcW w:w="0" w:type="auto"/>
          </w:tcPr>
          <w:p w:rsidR="00CB5581" w:rsidRDefault="00771747">
            <w:pPr>
              <w:pStyle w:val="Compact"/>
              <w:jc w:val="left"/>
            </w:pPr>
            <w:r>
              <w:t>Test 1</w:t>
            </w:r>
          </w:p>
        </w:tc>
        <w:tc>
          <w:tcPr>
            <w:tcW w:w="0" w:type="auto"/>
          </w:tcPr>
          <w:p w:rsidR="00CB5581" w:rsidRDefault="00771747">
            <w:pPr>
              <w:pStyle w:val="Compact"/>
              <w:jc w:val="left"/>
            </w:pPr>
            <w:r>
              <w:t>Ammonia</w:t>
            </w:r>
          </w:p>
        </w:tc>
        <w:tc>
          <w:tcPr>
            <w:tcW w:w="0" w:type="auto"/>
          </w:tcPr>
          <w:p w:rsidR="00CB5581" w:rsidRDefault="00771747">
            <w:pPr>
              <w:pStyle w:val="Compact"/>
              <w:jc w:val="right"/>
            </w:pPr>
            <w:r>
              <w:t>3.5</w:t>
            </w:r>
          </w:p>
        </w:tc>
        <w:tc>
          <w:tcPr>
            <w:tcW w:w="0" w:type="auto"/>
          </w:tcPr>
          <w:p w:rsidR="00CB5581" w:rsidRDefault="00771747">
            <w:pPr>
              <w:pStyle w:val="Compact"/>
              <w:jc w:val="right"/>
            </w:pPr>
            <w:r>
              <w:t>90</w:t>
            </w:r>
          </w:p>
        </w:tc>
      </w:tr>
      <w:tr w:rsidR="00CB5581">
        <w:tc>
          <w:tcPr>
            <w:tcW w:w="0" w:type="auto"/>
          </w:tcPr>
          <w:p w:rsidR="00CB5581" w:rsidRDefault="00771747">
            <w:pPr>
              <w:pStyle w:val="Compact"/>
              <w:jc w:val="left"/>
            </w:pPr>
            <w:r>
              <w:t>Test 2</w:t>
            </w:r>
          </w:p>
        </w:tc>
        <w:tc>
          <w:tcPr>
            <w:tcW w:w="0" w:type="auto"/>
          </w:tcPr>
          <w:p w:rsidR="00CB5581" w:rsidRDefault="00771747">
            <w:pPr>
              <w:pStyle w:val="Compact"/>
              <w:jc w:val="left"/>
            </w:pPr>
            <w:r>
              <w:t>Ammonia</w:t>
            </w:r>
          </w:p>
        </w:tc>
        <w:tc>
          <w:tcPr>
            <w:tcW w:w="0" w:type="auto"/>
          </w:tcPr>
          <w:p w:rsidR="00CB5581" w:rsidRDefault="00771747">
            <w:pPr>
              <w:pStyle w:val="Compact"/>
              <w:jc w:val="right"/>
            </w:pPr>
            <w:r>
              <w:t>4.0</w:t>
            </w:r>
          </w:p>
        </w:tc>
        <w:tc>
          <w:tcPr>
            <w:tcW w:w="0" w:type="auto"/>
          </w:tcPr>
          <w:p w:rsidR="00CB5581" w:rsidRDefault="00771747">
            <w:pPr>
              <w:pStyle w:val="Compact"/>
              <w:jc w:val="right"/>
            </w:pPr>
            <w:r>
              <w:t>90</w:t>
            </w:r>
          </w:p>
        </w:tc>
      </w:tr>
      <w:tr w:rsidR="00CB5581">
        <w:tc>
          <w:tcPr>
            <w:tcW w:w="0" w:type="auto"/>
          </w:tcPr>
          <w:p w:rsidR="00CB5581" w:rsidRDefault="00771747">
            <w:pPr>
              <w:pStyle w:val="Compact"/>
              <w:jc w:val="left"/>
            </w:pPr>
            <w:r>
              <w:t>Test 3</w:t>
            </w:r>
          </w:p>
        </w:tc>
        <w:tc>
          <w:tcPr>
            <w:tcW w:w="0" w:type="auto"/>
          </w:tcPr>
          <w:p w:rsidR="00CB5581" w:rsidRDefault="00771747">
            <w:pPr>
              <w:pStyle w:val="Compact"/>
              <w:jc w:val="left"/>
            </w:pPr>
            <w:r>
              <w:t>Ammonia</w:t>
            </w:r>
          </w:p>
        </w:tc>
        <w:tc>
          <w:tcPr>
            <w:tcW w:w="0" w:type="auto"/>
          </w:tcPr>
          <w:p w:rsidR="00CB5581" w:rsidRDefault="00771747">
            <w:pPr>
              <w:pStyle w:val="Compact"/>
              <w:jc w:val="right"/>
            </w:pPr>
            <w:r>
              <w:t>4.0</w:t>
            </w:r>
          </w:p>
        </w:tc>
        <w:tc>
          <w:tcPr>
            <w:tcW w:w="0" w:type="auto"/>
          </w:tcPr>
          <w:p w:rsidR="00CB5581" w:rsidRDefault="00771747">
            <w:pPr>
              <w:pStyle w:val="Compact"/>
              <w:jc w:val="right"/>
            </w:pPr>
            <w:r>
              <w:t>300</w:t>
            </w:r>
          </w:p>
        </w:tc>
      </w:tr>
    </w:tbl>
    <w:p w:rsidR="00CB5581" w:rsidRDefault="00771747">
      <w:pPr>
        <w:pStyle w:val="Heading2"/>
      </w:pPr>
      <w:bookmarkStart w:id="24" w:name="stability-assessment"/>
      <w:bookmarkStart w:id="25" w:name="_Toc24007733"/>
      <w:r>
        <w:t>Stability assessment</w:t>
      </w:r>
      <w:bookmarkEnd w:id="24"/>
      <w:bookmarkEnd w:id="25"/>
    </w:p>
    <w:p w:rsidR="00CB5581" w:rsidRDefault="00771747">
      <w:pPr>
        <w:pStyle w:val="FirstParagraph"/>
      </w:pPr>
      <w:r>
        <w:t xml:space="preserve">The goal of the stability assessment is to provide WWTP operators with a quantative metric to decide between two control configurations on the basis of variability. To measure the stability of each operating configuration holistically, we investigated two multivariate metrics of variance: Total Sample Variance (TSV) and Generalized Sample Variance (GSV). TSV is the trace of the variance-covariance matrix of </w:t>
      </w:r>
      <m:oMath>
        <m:r>
          <w:rPr>
            <w:rFonts w:ascii="Cambria Math" w:hAnsi="Cambria Math"/>
          </w:rPr>
          <m:t>p</m:t>
        </m:r>
      </m:oMath>
      <w:r>
        <w:t xml:space="preserve"> variables (</w:t>
      </w:r>
      <m:oMath>
        <m:r>
          <m:rPr>
            <m:nor/>
          </m:rPr>
          <m:t>trace</m:t>
        </m:r>
        <m:r>
          <w:rPr>
            <w:rFonts w:ascii="Cambria Math" w:hAnsi="Cambria Math"/>
          </w:rPr>
          <m:t>(Σ)=</m:t>
        </m:r>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oMath>
      <w:r>
        <w:t>) and does not account for correlation between process variances. GSV is the determinant of the variance-covariance matrix (</w:t>
      </w:r>
      <m:oMath>
        <m:r>
          <w:rPr>
            <w:rFonts w:ascii="Cambria Math" w:hAnsi="Cambria Math"/>
          </w:rPr>
          <m:t>|Σ|</m:t>
        </m:r>
      </m:oMath>
      <w:r>
        <w:t>) and will be small when there is a strong correlation between process variables.</w:t>
      </w:r>
    </w:p>
    <w:p w:rsidR="00CB5581" w:rsidRDefault="00771747">
      <w:pPr>
        <w:pStyle w:val="BodyText"/>
      </w:pPr>
      <w:r>
        <w:t>To compare TSV and GSV values from a pair of control configurations, the difference between and the ratio of the values were calculated. The hypothesis tests used to determine if the difference in TSV or GSV are statistically significant are:</w:t>
      </w:r>
    </w:p>
    <w:p w:rsidR="00CB5581" w:rsidRDefault="00771747">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=0</m:t>
          </m:r>
          <m:r>
            <m:rPr>
              <m:nor/>
            </m:rPr>
            <m:t xml:space="preserve"> ;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≠0</m:t>
          </m:r>
        </m:oMath>
      </m:oMathPara>
    </w:p>
    <w:p w:rsidR="00CB5581" w:rsidRDefault="00771747">
      <w:pPr>
        <w:pStyle w:val="FirstParagraph"/>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=0</m:t>
          </m:r>
          <m:r>
            <m:rPr>
              <m:nor/>
            </m:rPr>
            <m:t xml:space="preserve"> ;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≠0</m:t>
          </m:r>
        </m:oMath>
      </m:oMathPara>
    </w:p>
    <w:p w:rsidR="00CB5581" w:rsidRDefault="00771747">
      <w:pPr>
        <w:pStyle w:val="FirstParagraph"/>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i</m:t>
              </m:r>
            </m:sub>
          </m:sSub>
          <m:r>
            <m:rPr>
              <m:nor/>
            </m:rPr>
            <m:t xml:space="preserve"> / </m:t>
          </m:r>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=1</m:t>
          </m:r>
          <m:r>
            <m:rPr>
              <m:nor/>
            </m:rPr>
            <m:t xml:space="preserve"> ;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≠1</m:t>
          </m:r>
        </m:oMath>
      </m:oMathPara>
    </w:p>
    <w:p w:rsidR="00CB5581" w:rsidRDefault="00771747">
      <w:pPr>
        <w:pStyle w:val="FirstParagraph"/>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i</m:t>
              </m:r>
            </m:sub>
          </m:sSub>
          <m:r>
            <m:rPr>
              <m:nor/>
            </m:rPr>
            <m:t xml:space="preserve"> / </m:t>
          </m:r>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=1</m:t>
          </m:r>
          <m:r>
            <m:rPr>
              <m:nor/>
            </m:rPr>
            <m:t xml:space="preserve"> ;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≠1</m:t>
          </m:r>
        </m:oMath>
      </m:oMathPara>
    </w:p>
    <w:p w:rsidR="00CB5581" w:rsidRDefault="00771747">
      <w:pPr>
        <w:pStyle w:val="FirstParagraph"/>
      </w:pPr>
      <w:r>
        <w:t xml:space="preserve">To determine if the difference or ratio was statistically significant, a Monte Carlo simulation was used. Data from the control and test conditions were combined into a single dataset, and then randomly split into two datasets 1000 times–this represents the null hypothesis in which there is no difference between the two randomly selected datasets. The actual metric is compared to the 1000 simulated metrics by the percentage of simulations that are greater than the observed (i.e., </w:t>
      </w:r>
      <m:oMath>
        <m:r>
          <w:rPr>
            <w:rFonts w:ascii="Cambria Math" w:hAnsi="Cambria Math"/>
          </w:rPr>
          <m:t>p</m:t>
        </m:r>
      </m:oMath>
      <w:r>
        <w:t xml:space="preserve"> value). If the difference is considered statistically significant (</w:t>
      </w:r>
      <m:oMath>
        <m:r>
          <w:rPr>
            <w:rFonts w:ascii="Cambria Math" w:hAnsi="Cambria Math"/>
          </w:rPr>
          <m:t>p&lt;0.01</m:t>
        </m:r>
      </m:oMath>
      <w:r>
        <w:t>), then the test control scheme is said to be less variable and more stable than conventional DO control.</w:t>
      </w:r>
    </w:p>
    <w:p w:rsidR="00CB5581" w:rsidRDefault="00771747">
      <w:pPr>
        <w:pStyle w:val="Heading2"/>
      </w:pPr>
      <w:bookmarkStart w:id="26" w:name="ammonia-forecast"/>
      <w:bookmarkStart w:id="27" w:name="_Toc24007734"/>
      <w:r>
        <w:t>Ammonia forecast</w:t>
      </w:r>
      <w:bookmarkEnd w:id="26"/>
      <w:bookmarkEnd w:id="27"/>
    </w:p>
    <w:p w:rsidR="00CB5581" w:rsidRDefault="00771747">
      <w:pPr>
        <w:pStyle w:val="FirstParagraph"/>
      </w:pPr>
      <w:r>
        <w:t xml:space="preserve">To train and test the forecasting model, the data must be aligned to simulate real-time prediction. For a dataset with </w:t>
      </w:r>
      <w:r>
        <w:rPr>
          <w:i/>
        </w:rPr>
        <w:t>n</w:t>
      </w:r>
      <w:r>
        <w:t xml:space="preserve"> rows, observations </w:t>
      </w:r>
      <m:oMath>
        <m:r>
          <w:rPr>
            <w:rFonts w:ascii="Cambria Math" w:hAnsi="Cambria Math"/>
          </w:rPr>
          <m:t>1-(n-Δn</m:t>
        </m:r>
      </m:oMath>
      <w:r>
        <w:t>) of all monitored process variables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oMath>
      <w:r>
        <w:t>) will be merged with (</w:t>
      </w:r>
      <m:oMath>
        <m:r>
          <w:rPr>
            <w:rFonts w:ascii="Cambria Math" w:hAnsi="Cambria Math"/>
          </w:rPr>
          <m:t>Δn+1)-n</m:t>
        </m:r>
      </m:oMath>
      <w:r>
        <w:t xml:space="preserve"> observations of the forecasted variable to create a matrix with </w:t>
      </w:r>
      <m:oMath>
        <m:r>
          <w:rPr>
            <w:rFonts w:ascii="Cambria Math" w:hAnsi="Cambria Math"/>
          </w:rPr>
          <m:t>p+1</m:t>
        </m:r>
      </m:oMath>
      <w:r>
        <w:t xml:space="preserve"> columns and </w:t>
      </w:r>
      <m:oMath>
        <m:r>
          <w:rPr>
            <w:rFonts w:ascii="Cambria Math" w:hAnsi="Cambria Math"/>
          </w:rPr>
          <m:t>n-Δn</m:t>
        </m:r>
      </m:oMath>
      <w:r>
        <w:t xml:space="preserve"> rows. Models are built using 1-6 days of process data and tested on the remaining days. Given the shortest dataset provided by BWRRF was 7.4 days, all datasets were shortened to only include 7.4 days of continuous, 5-minute level </w:t>
      </w:r>
      <w:r>
        <w:lastRenderedPageBreak/>
        <w:t xml:space="preserve">observations. The data compiled for the following analysis can be found in the </w:t>
      </w:r>
      <w:hyperlink w:anchor="timeseries">
        <w:r>
          <w:rPr>
            <w:rStyle w:val="Hyperlink"/>
          </w:rPr>
          <w:t>Appendix</w:t>
        </w:r>
      </w:hyperlink>
      <w:r>
        <w:t>. All data was scaled to zero mean and unit variance for each control configuration.</w:t>
      </w:r>
    </w:p>
    <w:p w:rsidR="00CB5581" w:rsidRDefault="00771747">
      <w:pPr>
        <w:pStyle w:val="BodyText"/>
      </w:pPr>
      <w:r>
        <w:t>To quantify model accuracy, the coefficient of determination (R</w:t>
      </w:r>
      <w:r>
        <w:rPr>
          <w:vertAlign w:val="superscript"/>
        </w:rPr>
        <w:t>2</w:t>
      </w:r>
      <w:r>
        <w:t>) and root mean squared error (RMSE) are used. R</w:t>
      </w:r>
      <w:r>
        <w:rPr>
          <w:vertAlign w:val="superscript"/>
        </w:rPr>
        <w:t>2</w:t>
      </w:r>
      <w:r>
        <w:t xml:space="preserve"> is a measure of the linear correlation between the actual forecast and model forecast values for the training dataset. An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oMath>
      <w:r>
        <w:t xml:space="preserve"> is a perfect model fit, while an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m:t>
        </m:r>
      </m:oMath>
      <w:r>
        <w:t xml:space="preserve"> indicates no correlation. RMSE is a weighted measure of average error and is used to compare model testing performance, with the goal of minimizing the RMSE. The percent improvement expected by use of the forecasting model in lieu of the current ammonia sensor in the cascade control configuration currently used by BWWRF is calculated from </w:t>
      </w:r>
      <m:oMath>
        <m:f>
          <m:fPr>
            <m:ctrlPr>
              <w:rPr>
                <w:rFonts w:ascii="Cambria Math" w:hAnsi="Cambria Math"/>
              </w:rPr>
            </m:ctrlPr>
          </m:fPr>
          <m:num>
            <m:r>
              <w:rPr>
                <w:rFonts w:ascii="Cambria Math" w:hAnsi="Cambria Math"/>
              </w:rPr>
              <m:t>RMS</m:t>
            </m:r>
            <m:sSub>
              <m:sSubPr>
                <m:ctrlPr>
                  <w:rPr>
                    <w:rFonts w:ascii="Cambria Math" w:hAnsi="Cambria Math"/>
                  </w:rPr>
                </m:ctrlPr>
              </m:sSubPr>
              <m:e>
                <m:r>
                  <w:rPr>
                    <w:rFonts w:ascii="Cambria Math" w:hAnsi="Cambria Math"/>
                  </w:rPr>
                  <m:t>E</m:t>
                </m:r>
              </m:e>
              <m:sub>
                <m:r>
                  <w:rPr>
                    <w:rFonts w:ascii="Cambria Math" w:hAnsi="Cambria Math"/>
                  </w:rPr>
                  <m:t>persistence</m:t>
                </m:r>
              </m:sub>
            </m:sSub>
            <m:r>
              <w:rPr>
                <w:rFonts w:ascii="Cambria Math" w:hAnsi="Cambria Math"/>
              </w:rPr>
              <m:t>-RMS</m:t>
            </m:r>
            <m:sSub>
              <m:sSubPr>
                <m:ctrlPr>
                  <w:rPr>
                    <w:rFonts w:ascii="Cambria Math" w:hAnsi="Cambria Math"/>
                  </w:rPr>
                </m:ctrlPr>
              </m:sSubPr>
              <m:e>
                <m:r>
                  <w:rPr>
                    <w:rFonts w:ascii="Cambria Math" w:hAnsi="Cambria Math"/>
                  </w:rPr>
                  <m:t>E</m:t>
                </m:r>
              </m:e>
              <m:sub>
                <m:r>
                  <w:rPr>
                    <w:rFonts w:ascii="Cambria Math" w:hAnsi="Cambria Math"/>
                  </w:rPr>
                  <m:t>model</m:t>
                </m:r>
              </m:sub>
            </m:sSub>
          </m:num>
          <m:den>
            <m:r>
              <w:rPr>
                <w:rFonts w:ascii="Cambria Math" w:hAnsi="Cambria Math"/>
              </w:rPr>
              <m:t>RMS</m:t>
            </m:r>
            <m:sSub>
              <m:sSubPr>
                <m:ctrlPr>
                  <w:rPr>
                    <w:rFonts w:ascii="Cambria Math" w:hAnsi="Cambria Math"/>
                  </w:rPr>
                </m:ctrlPr>
              </m:sSubPr>
              <m:e>
                <m:r>
                  <w:rPr>
                    <w:rFonts w:ascii="Cambria Math" w:hAnsi="Cambria Math"/>
                  </w:rPr>
                  <m:t>E</m:t>
                </m:r>
              </m:e>
              <m:sub>
                <m:r>
                  <w:rPr>
                    <w:rFonts w:ascii="Cambria Math" w:hAnsi="Cambria Math"/>
                  </w:rPr>
                  <m:t>persistence</m:t>
                </m:r>
              </m:sub>
            </m:sSub>
          </m:den>
        </m:f>
        <m:r>
          <w:rPr>
            <w:rFonts w:ascii="Cambria Math" w:hAnsi="Cambria Math"/>
          </w:rPr>
          <m:t>⋅100</m:t>
        </m:r>
      </m:oMath>
      <w:r>
        <w:t>.</w:t>
      </w:r>
      <w:ins w:id="28" w:author="Kate Newhart" w:date="2019-11-07T09:25:00Z">
        <w:r w:rsidR="00401A12">
          <w:t>%</w:t>
        </w:r>
      </w:ins>
    </w:p>
    <w:p w:rsidR="00CB5581" w:rsidRDefault="00771747">
      <w:pPr>
        <w:pStyle w:val="Heading3"/>
      </w:pPr>
      <w:bookmarkStart w:id="29" w:name="diurnal-model"/>
      <w:bookmarkStart w:id="30" w:name="_Toc24007735"/>
      <w:r>
        <w:t>Diurnal model</w:t>
      </w:r>
      <w:bookmarkEnd w:id="29"/>
      <w:bookmarkEnd w:id="30"/>
    </w:p>
    <w:p w:rsidR="00CB5581" w:rsidRDefault="00771747">
      <w:pPr>
        <w:pStyle w:val="FirstParagraph"/>
      </w:pPr>
      <w:r>
        <w:t>The purpose of incorporating a diurnal component into a forecasting model is to capture the time-dependent component of the response variable, in this case ammonia. While the daily trend of ammonia loading to a wastewater facility is acknowledged, it is rarely modeled Figure 3. The predictors in a diurnal model are various degrees (</w:t>
      </w:r>
      <w:r>
        <w:rPr>
          <w:i/>
        </w:rPr>
        <w:t>n</w:t>
      </w:r>
      <w:r>
        <w:t xml:space="preserve">) of sine and cosine functions where </w:t>
      </w:r>
      <w:r>
        <w:rPr>
          <w:i/>
        </w:rPr>
        <w:t>t</w:t>
      </w:r>
      <w:r>
        <w:t xml:space="preserve"> is the minute of the day from 0 - 2</w:t>
      </w:r>
      <m:oMath>
        <m:r>
          <w:rPr>
            <w:rFonts w:ascii="Cambria Math" w:hAnsi="Cambria Math"/>
          </w:rPr>
          <m:t>π</m:t>
        </m:r>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are fitted linear model parameters:</w:t>
      </w:r>
    </w:p>
    <w:p w:rsidR="00CB5581" w:rsidRDefault="0077174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sin(t)+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cos(t)+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sin(2⋅t)+</m:t>
          </m:r>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cos(2⋅t)+</m:t>
          </m:r>
        </m:oMath>
      </m:oMathPara>
    </w:p>
    <w:p w:rsidR="00CB5581" w:rsidRDefault="00771747">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2n-1</m:t>
              </m:r>
            </m:sub>
          </m:sSub>
          <m:r>
            <w:rPr>
              <w:rFonts w:ascii="Cambria Math" w:hAnsi="Cambria Math"/>
            </w:rPr>
            <m:t>sin(n⋅t)+</m:t>
          </m:r>
          <m:sSub>
            <m:sSubPr>
              <m:ctrlPr>
                <w:rPr>
                  <w:rFonts w:ascii="Cambria Math" w:hAnsi="Cambria Math"/>
                </w:rPr>
              </m:ctrlPr>
            </m:sSubPr>
            <m:e>
              <m:r>
                <w:rPr>
                  <w:rFonts w:ascii="Cambria Math" w:hAnsi="Cambria Math"/>
                </w:rPr>
                <m:t>β</m:t>
              </m:r>
            </m:e>
            <m:sub>
              <m:r>
                <w:rPr>
                  <w:rFonts w:ascii="Cambria Math" w:hAnsi="Cambria Math"/>
                </w:rPr>
                <m:t>2n</m:t>
              </m:r>
            </m:sub>
          </m:sSub>
          <m:r>
            <w:rPr>
              <w:rFonts w:ascii="Cambria Math" w:hAnsi="Cambria Math"/>
            </w:rPr>
            <m:t>cos(n⋅t)</m:t>
          </m:r>
        </m:oMath>
      </m:oMathPara>
    </w:p>
    <w:p w:rsidR="00CB5581" w:rsidRDefault="00CB5581">
      <w:pPr>
        <w:pStyle w:val="FirstParagraph"/>
      </w:pPr>
    </w:p>
    <w:p w:rsidR="00CB5581" w:rsidRDefault="00771747">
      <w:pPr>
        <w:pStyle w:val="BodyText"/>
      </w:pPr>
      <w:r>
        <w:rPr>
          <w:noProof/>
        </w:rPr>
        <w:drawing>
          <wp:inline distT="0" distB="0" distL="0" distR="0">
            <wp:extent cx="5943600" cy="1828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Plot%20influent%20ammonia-1.png"/>
                    <pic:cNvPicPr>
                      <a:picLocks noChangeAspect="1" noChangeArrowheads="1"/>
                    </pic:cNvPicPr>
                  </pic:nvPicPr>
                  <pic:blipFill>
                    <a:blip r:embed="rId9"/>
                    <a:stretch>
                      <a:fillRect/>
                    </a:stretch>
                  </pic:blipFill>
                  <pic:spPr bwMode="auto">
                    <a:xfrm>
                      <a:off x="0" y="0"/>
                      <a:ext cx="5943600" cy="1828800"/>
                    </a:xfrm>
                    <a:prstGeom prst="rect">
                      <a:avLst/>
                    </a:prstGeom>
                    <a:noFill/>
                    <a:ln w="9525">
                      <a:noFill/>
                      <a:headEnd/>
                      <a:tailEnd/>
                    </a:ln>
                  </pic:spPr>
                </pic:pic>
              </a:graphicData>
            </a:graphic>
          </wp:inline>
        </w:drawing>
      </w:r>
    </w:p>
    <w:p w:rsidR="00CB5581" w:rsidRDefault="00771747">
      <w:pPr>
        <w:pStyle w:val="BodyText"/>
      </w:pPr>
      <w:r>
        <w:rPr>
          <w:rStyle w:val="Figure-Label"/>
        </w:rPr>
        <w:t>Figure 3. Timeseries plot of influent ammonia at BWRRF.</w:t>
      </w:r>
      <w:r>
        <w:t xml:space="preserve"> </w:t>
      </w:r>
      <w:r>
        <w:rPr>
          <w:rStyle w:val="Notes0"/>
        </w:rPr>
        <w:t>Should we use the boxplot image or a timeseries to demonstrate a diurnal trend in ammonia?</w:t>
      </w:r>
    </w:p>
    <w:p w:rsidR="00CB5581" w:rsidRDefault="00771747">
      <w:pPr>
        <w:pStyle w:val="Heading4"/>
      </w:pPr>
      <w:bookmarkStart w:id="31" w:name="linear-model"/>
      <w:r>
        <w:t>Linear model</w:t>
      </w:r>
      <w:bookmarkEnd w:id="31"/>
    </w:p>
    <w:p w:rsidR="00CB5581" w:rsidRDefault="00771747">
      <w:pPr>
        <w:pStyle w:val="FirstParagraph"/>
      </w:pPr>
      <w:r>
        <w:t>In a standard linear model, a response (</w:t>
      </w:r>
      <m:oMath>
        <m:r>
          <w:rPr>
            <w:rFonts w:ascii="Cambria Math" w:hAnsi="Cambria Math"/>
          </w:rPr>
          <m:t>Y</m:t>
        </m:r>
      </m:oMath>
      <w:r>
        <w:t>) is described using a set of predictor variables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oMath>
      <w:r>
        <w:t xml:space="preserve">) and their corresponding model parameters </w:t>
      </w: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oMath>
      <w:r>
        <w:t xml:space="preserve"> where </w:t>
      </w:r>
      <m:oMath>
        <m:r>
          <w:rPr>
            <w:rFonts w:ascii="Cambria Math" w:hAnsi="Cambria Math"/>
          </w:rPr>
          <m:t>ϵ</m:t>
        </m:r>
      </m:oMath>
      <w:r>
        <w:t xml:space="preserve"> is an error term:</w:t>
      </w:r>
    </w:p>
    <w:p w:rsidR="00CB5581" w:rsidRDefault="00771747">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+ϵ</m:t>
          </m:r>
        </m:oMath>
      </m:oMathPara>
    </w:p>
    <w:p w:rsidR="00CB5581" w:rsidRDefault="00771747">
      <w:pPr>
        <w:pStyle w:val="FirstParagraph"/>
      </w:pPr>
      <w:r>
        <w:t xml:space="preserve">Typical linear models are fit using oridinary least squares (OLS), in which model parameters are estimated in such a way that the loss function that minimizes the sum of squares of the residuals, </w:t>
      </w:r>
      <w:r>
        <w:lastRenderedPageBreak/>
        <w:t>but prediction variability and model interpretabililty can be improved using alterntive fitting procedures (James et al. 2013). Lasso (or Least Absolute Shrinkage and Selection Operator) is one such regularization method that can decrease model complexity while maintaining or improving accuracy. In lasso, the sum of squares of the residuals are minimized using a loss function that additionally penalizes the size of model parameter estimates, shrinking insignificant predictors to zero.</w:t>
      </w:r>
    </w:p>
    <w:p w:rsidR="00CB5581" w:rsidRDefault="00771747">
      <w:pPr>
        <w:pStyle w:val="BodyText"/>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lasso</m:t>
              </m:r>
            </m:sub>
          </m:sSub>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acc>
            <m:accPr>
              <m:ctrlPr>
                <w:rPr>
                  <w:rFonts w:ascii="Cambria Math" w:hAnsi="Cambria Math"/>
                </w:rPr>
              </m:ctrlPr>
            </m:accPr>
            <m:e>
              <m:r>
                <w:rPr>
                  <w:rFonts w:ascii="Cambria Math" w:hAnsi="Cambria Math"/>
                </w:rPr>
                <m:t>β</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+λ</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e>
          </m:nary>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j</m:t>
              </m:r>
            </m:sub>
          </m:sSub>
          <m:r>
            <w:rPr>
              <w:rFonts w:ascii="Cambria Math" w:hAnsi="Cambria Math"/>
            </w:rPr>
            <m:t>|</m:t>
          </m:r>
        </m:oMath>
      </m:oMathPara>
    </w:p>
    <w:p w:rsidR="00CB5581" w:rsidRDefault="00771747">
      <w:pPr>
        <w:pStyle w:val="FirstParagraph"/>
      </w:pPr>
      <w:r>
        <w:t xml:space="preserve">The ‘shrinkage’ term responsible for driving the coefficients to zero is controled by </w:t>
      </w:r>
      <m:oMath>
        <m:r>
          <w:rPr>
            <w:rFonts w:ascii="Cambria Math" w:hAnsi="Cambria Math"/>
          </w:rPr>
          <m:t>λ</m:t>
        </m:r>
      </m:oMath>
      <w:r>
        <w:t xml:space="preserve">. When </w:t>
      </w:r>
      <m:oMath>
        <m:r>
          <w:rPr>
            <w:rFonts w:ascii="Cambria Math" w:hAnsi="Cambria Math"/>
          </w:rPr>
          <m:t>λ=0</m:t>
        </m:r>
      </m:oMath>
      <w:r>
        <w:t xml:space="preserve">, ridge regression returns the same linear model coefficients as OLS. The larger the </w:t>
      </w:r>
      <m:oMath>
        <m:r>
          <w:rPr>
            <w:rFonts w:ascii="Cambria Math" w:hAnsi="Cambria Math"/>
          </w:rPr>
          <m:t>λ</m:t>
        </m:r>
      </m:oMath>
      <w:r>
        <w:t xml:space="preserve"> value, the fewer predictors will be included in the model which decreases variance but increases bias in the response. Both the diurnal model and linear model were trained and tested using the </w:t>
      </w:r>
      <w:r>
        <w:rPr>
          <w:rStyle w:val="VerbatimChar"/>
        </w:rPr>
        <w:t>glmnet</w:t>
      </w:r>
      <w:r>
        <w:t xml:space="preserve"> package to find the best cross-validated </w:t>
      </w:r>
      <m:oMath>
        <m:r>
          <w:rPr>
            <w:rFonts w:ascii="Cambria Math" w:hAnsi="Cambria Math"/>
          </w:rPr>
          <m:t>λ</m:t>
        </m:r>
      </m:oMath>
      <w:r>
        <w:t>.</w:t>
      </w:r>
    </w:p>
    <w:p w:rsidR="00CB5581" w:rsidRDefault="00771747">
      <w:pPr>
        <w:pStyle w:val="Heading3"/>
      </w:pPr>
      <w:bookmarkStart w:id="32" w:name="machine-learning"/>
      <w:bookmarkStart w:id="33" w:name="_Toc24007736"/>
      <w:del w:id="34" w:author="Kate Newhart" w:date="2019-11-07T09:01:00Z">
        <w:r w:rsidDel="00D758A6">
          <w:delText>Machine learning</w:delText>
        </w:r>
      </w:del>
      <w:bookmarkEnd w:id="32"/>
      <w:bookmarkEnd w:id="33"/>
      <w:ins w:id="35" w:author="Kate Newhart" w:date="2019-11-07T09:01:00Z">
        <w:r w:rsidR="00D758A6">
          <w:t>Neural networks</w:t>
        </w:r>
      </w:ins>
    </w:p>
    <w:p w:rsidR="00D758A6" w:rsidRDefault="00771747">
      <w:pPr>
        <w:pStyle w:val="FirstParagraph"/>
        <w:rPr>
          <w:ins w:id="36" w:author="Kate Newhart" w:date="2019-11-07T09:02:00Z"/>
        </w:rPr>
      </w:pPr>
      <w:del w:id="37" w:author="Kate Newhart" w:date="2019-11-07T09:00:00Z">
        <w:r w:rsidDel="00D758A6">
          <w:delText>Neural network model?</w:delText>
        </w:r>
      </w:del>
      <w:ins w:id="38" w:author="Kate Newhart" w:date="2019-11-07T09:01:00Z">
        <w:r w:rsidR="00D758A6">
          <w:t xml:space="preserve"> </w:t>
        </w:r>
      </w:ins>
    </w:p>
    <w:p w:rsidR="00CB5581" w:rsidDel="00D758A6" w:rsidRDefault="00D758A6">
      <w:pPr>
        <w:pStyle w:val="FirstParagraph"/>
        <w:rPr>
          <w:del w:id="39" w:author="Kate Newhart" w:date="2019-11-07T09:00:00Z"/>
        </w:rPr>
      </w:pPr>
      <w:proofErr w:type="gramStart"/>
      <w:ins w:id="40" w:author="Kate Newhart" w:date="2019-11-07T09:01:00Z">
        <w:r>
          <w:t>In the event that</w:t>
        </w:r>
        <w:proofErr w:type="gramEnd"/>
        <w:r>
          <w:t xml:space="preserve"> a</w:t>
        </w:r>
      </w:ins>
      <w:ins w:id="41" w:author="Kate Newhart" w:date="2019-11-07T09:02:00Z">
        <w:r>
          <w:t>n</w:t>
        </w:r>
      </w:ins>
      <w:ins w:id="42" w:author="Kate Newhart" w:date="2019-11-07T09:01:00Z">
        <w:r>
          <w:t xml:space="preserve"> interpretable, sta</w:t>
        </w:r>
      </w:ins>
      <w:ins w:id="43" w:author="Kate Newhart" w:date="2019-11-07T09:02:00Z">
        <w:r>
          <w:t>tisti</w:t>
        </w:r>
      </w:ins>
      <w:ins w:id="44" w:author="Kate Newhart" w:date="2019-11-07T09:01:00Z">
        <w:r>
          <w:t>cal proce</w:t>
        </w:r>
      </w:ins>
      <w:ins w:id="45" w:author="Kate Newhart" w:date="2019-11-07T09:02:00Z">
        <w:r>
          <w:t>ss model cannot forecast ammonia with the desired accuracy, machine learning techniques may be a more effectiv</w:t>
        </w:r>
      </w:ins>
      <w:ins w:id="46" w:author="Kate Newhart" w:date="2019-11-07T09:03:00Z">
        <w:r>
          <w:t>e substitute. Conventional empirical models use complex formulations that are connected in mathematically simple ways (i.e., a</w:t>
        </w:r>
      </w:ins>
      <w:ins w:id="47" w:author="Kate Newhart" w:date="2019-11-07T09:04:00Z">
        <w:r>
          <w:t xml:space="preserve"> nutrient removal model for each unit process can be summed for a WWTP-wide mass balance</w:t>
        </w:r>
      </w:ins>
      <w:ins w:id="48" w:author="Kate Newhart" w:date="2019-11-07T09:03:00Z">
        <w:r>
          <w:t>)</w:t>
        </w:r>
      </w:ins>
      <w:ins w:id="49" w:author="Kate Newhart" w:date="2019-11-07T09:04:00Z">
        <w:r>
          <w:t xml:space="preserve">. </w:t>
        </w:r>
      </w:ins>
      <w:ins w:id="50" w:author="Kate Newhart" w:date="2019-11-07T09:05:00Z">
        <w:r>
          <w:t>Machine learning methods, including neural networks, use the converse: simple mathematical expression</w:t>
        </w:r>
      </w:ins>
      <w:ins w:id="51" w:author="Kate Newhart" w:date="2019-11-07T09:06:00Z">
        <w:r w:rsidR="008076F8">
          <w:t>s</w:t>
        </w:r>
      </w:ins>
      <w:ins w:id="52" w:author="Kate Newhart" w:date="2019-11-07T09:05:00Z">
        <w:r>
          <w:t xml:space="preserve"> that are connected in complex</w:t>
        </w:r>
      </w:ins>
      <w:ins w:id="53" w:author="Kate Newhart" w:date="2019-11-07T09:06:00Z">
        <w:r w:rsidR="008076F8">
          <w:t>, nonlinear ways</w:t>
        </w:r>
      </w:ins>
      <w:ins w:id="54" w:author="Kate Newhart" w:date="2019-11-07T09:54:00Z">
        <w:r w:rsidR="00FC4B95">
          <w:t>.</w:t>
        </w:r>
      </w:ins>
      <w:ins w:id="55" w:author="Kate Newhart" w:date="2019-11-07T09:07:00Z">
        <w:r w:rsidR="008076F8">
          <w:t xml:space="preserve"> To the neural network’s detriment and advantage, no prior knowledge </w:t>
        </w:r>
      </w:ins>
      <w:ins w:id="56" w:author="Kate Newhart" w:date="2019-11-07T09:08:00Z">
        <w:r w:rsidR="008076F8">
          <w:t>about a process is needed</w:t>
        </w:r>
      </w:ins>
      <w:ins w:id="57" w:author="Kate Newhart" w:date="2019-11-07T09:09:00Z">
        <w:r w:rsidR="008076F8">
          <w:t xml:space="preserve"> to predict a process output, but no information is given regarding the underlying mechanisms defining the input-output relationship</w:t>
        </w:r>
      </w:ins>
      <w:ins w:id="58" w:author="Kate Newhart" w:date="2019-11-07T09:54:00Z">
        <w:r w:rsidR="00FC4B95">
          <w:t xml:space="preserve"> </w:t>
        </w:r>
        <w:r w:rsidR="00FC4B95">
          <w:t>[@</w:t>
        </w:r>
        <w:r w:rsidR="00FC4B95" w:rsidRPr="008076F8">
          <w:t>dreyfus_neural_2005</w:t>
        </w:r>
        <w:r w:rsidR="00FC4B95">
          <w:t>;</w:t>
        </w:r>
        <w:r w:rsidR="00FC4B95" w:rsidRPr="008076F8">
          <w:t xml:space="preserve"> </w:t>
        </w:r>
        <w:r w:rsidR="00FC4B95">
          <w:t>@</w:t>
        </w:r>
        <w:r w:rsidR="00FC4B95" w:rsidRPr="008076F8">
          <w:t>nielsen_neural_2015</w:t>
        </w:r>
        <w:r w:rsidR="00FC4B95">
          <w:t>; @</w:t>
        </w:r>
        <w:r w:rsidR="00FC4B95" w:rsidRPr="008076F8">
          <w:t xml:space="preserve"> schmidhuber_deep_2015</w:t>
        </w:r>
        <w:r w:rsidR="00FC4B95">
          <w:t>].</w:t>
        </w:r>
      </w:ins>
      <w:ins w:id="59" w:author="Kate Newhart" w:date="2019-11-07T09:32:00Z">
        <w:r w:rsidR="00401A12">
          <w:t xml:space="preserve"> In most </w:t>
        </w:r>
      </w:ins>
      <w:ins w:id="60" w:author="Kate Newhart" w:date="2019-11-07T09:33:00Z">
        <w:r w:rsidR="00401A12">
          <w:t xml:space="preserve">neural network applications, large datasets are used such that the </w:t>
        </w:r>
      </w:ins>
      <w:ins w:id="61" w:author="Kate Newhart" w:date="2019-11-07T09:34:00Z">
        <w:r w:rsidR="00401A12">
          <w:t xml:space="preserve">processing power and time required for training a model is prohibitive for real-time control. However, the 1-6 days of 5-minute training data used in this </w:t>
        </w:r>
      </w:ins>
      <w:ins w:id="62" w:author="Kate Newhart" w:date="2019-11-07T09:54:00Z">
        <w:r w:rsidR="00FC4B95">
          <w:t>study</w:t>
        </w:r>
      </w:ins>
      <w:ins w:id="63" w:author="Kate Newhart" w:date="2019-11-07T09:55:00Z">
        <w:r w:rsidR="00FC4B95">
          <w:t xml:space="preserve"> is considered small and does not require any more time than the linear model training function.</w:t>
        </w:r>
      </w:ins>
      <w:ins w:id="64" w:author="Kate Newhart" w:date="2019-11-07T09:02:00Z">
        <w:r>
          <w:t xml:space="preserve"> </w:t>
        </w:r>
      </w:ins>
      <w:ins w:id="65" w:author="Kate Newhart" w:date="2019-11-07T09:57:00Z">
        <w:r w:rsidR="00FC4B95">
          <w:t xml:space="preserve">A </w:t>
        </w:r>
      </w:ins>
      <w:ins w:id="66" w:author="Kate Newhart" w:date="2019-11-07T09:58:00Z">
        <w:r w:rsidR="00FC4B95">
          <w:t xml:space="preserve">combination of the diurnal-linear model in conjunction with the neural network model was considered, but </w:t>
        </w:r>
      </w:ins>
      <w:ins w:id="67" w:author="Kate Newhart" w:date="2019-11-07T10:00:00Z">
        <w:r w:rsidR="00FC4B95">
          <w:t>rarely does a combination mechanistic-machine learning model perform any better than the machine learning model itself [</w:t>
        </w:r>
      </w:ins>
      <w:ins w:id="68" w:author="Kate Newhart" w:date="2019-11-07T10:01:00Z">
        <w:r w:rsidR="00FC4B95">
          <w:t>@</w:t>
        </w:r>
        <w:r w:rsidR="00FC4B95" w:rsidRPr="00FC4B95">
          <w:t>lee_hybrid_2002</w:t>
        </w:r>
        <w:r w:rsidR="00FC4B95">
          <w:t xml:space="preserve">; </w:t>
        </w:r>
      </w:ins>
      <w:ins w:id="69" w:author="Kate Newhart" w:date="2019-11-07T10:00:00Z">
        <w:r w:rsidR="00FC4B95">
          <w:t>@</w:t>
        </w:r>
        <w:r w:rsidR="00FC4B95" w:rsidRPr="00FC4B95">
          <w:t>omer_faruk_hybrid_2009</w:t>
        </w:r>
      </w:ins>
      <w:ins w:id="70" w:author="Kate Newhart" w:date="2019-11-07T10:01:00Z">
        <w:r w:rsidR="00FC4B95">
          <w:t>]</w:t>
        </w:r>
      </w:ins>
      <w:ins w:id="71" w:author="Kate Newhart" w:date="2019-11-07T09:26:00Z">
        <w:r w:rsidR="00401A12">
          <w:t xml:space="preserve">The neural network model training and forecast is performed using </w:t>
        </w:r>
      </w:ins>
      <w:ins w:id="72" w:author="Kate Newhart" w:date="2019-11-07T09:27:00Z">
        <w:r w:rsidR="00401A12">
          <w:t xml:space="preserve">the R package </w:t>
        </w:r>
      </w:ins>
      <w:ins w:id="73" w:author="Kate Newhart" w:date="2019-11-07T09:31:00Z">
        <w:r w:rsidR="00401A12">
          <w:t>`</w:t>
        </w:r>
      </w:ins>
      <w:proofErr w:type="spellStart"/>
      <w:ins w:id="74" w:author="Kate Newhart" w:date="2019-11-07T09:27:00Z">
        <w:r w:rsidR="00401A12">
          <w:t>neuralnet</w:t>
        </w:r>
      </w:ins>
      <w:proofErr w:type="spellEnd"/>
      <w:ins w:id="75" w:author="Kate Newhart" w:date="2019-11-07T09:31:00Z">
        <w:r w:rsidR="00401A12">
          <w:t>`</w:t>
        </w:r>
      </w:ins>
      <w:ins w:id="76" w:author="Kate Newhart" w:date="2019-11-07T09:27:00Z">
        <w:r w:rsidR="00401A12">
          <w:t xml:space="preserve">. The forecast accuracy of the </w:t>
        </w:r>
      </w:ins>
      <w:ins w:id="77" w:author="Kate Newhart" w:date="2019-11-07T09:56:00Z">
        <w:r w:rsidR="00FC4B95">
          <w:t>neural network</w:t>
        </w:r>
      </w:ins>
      <w:ins w:id="78" w:author="Kate Newhart" w:date="2019-11-07T09:27:00Z">
        <w:r w:rsidR="00401A12">
          <w:t xml:space="preserve"> approach will be compared to the </w:t>
        </w:r>
      </w:ins>
      <w:ins w:id="79" w:author="Kate Newhart" w:date="2019-11-07T09:54:00Z">
        <w:r w:rsidR="00EB7B20">
          <w:t xml:space="preserve">combination </w:t>
        </w:r>
      </w:ins>
      <w:ins w:id="80" w:author="Kate Newhart" w:date="2019-11-07T09:31:00Z">
        <w:r w:rsidR="00401A12">
          <w:t>diurnal</w:t>
        </w:r>
      </w:ins>
      <w:ins w:id="81" w:author="Kate Newhart" w:date="2019-11-07T09:54:00Z">
        <w:r w:rsidR="00EB7B20">
          <w:t>-</w:t>
        </w:r>
      </w:ins>
      <w:ins w:id="82" w:author="Kate Newhart" w:date="2019-11-07T09:31:00Z">
        <w:r w:rsidR="00401A12">
          <w:t xml:space="preserve">linear model </w:t>
        </w:r>
      </w:ins>
      <w:ins w:id="83" w:author="Kate Newhart" w:date="2019-11-07T09:32:00Z">
        <w:r w:rsidR="00401A12">
          <w:t xml:space="preserve">to determine if </w:t>
        </w:r>
      </w:ins>
      <w:ins w:id="84" w:author="Kate Newhart" w:date="2019-11-07T09:56:00Z">
        <w:r w:rsidR="00FC4B95">
          <w:t>there is a substantial improvement in using nonlinear machine learning in process control</w:t>
        </w:r>
      </w:ins>
      <w:ins w:id="85" w:author="Kate Newhart" w:date="2019-11-07T09:57:00Z">
        <w:r w:rsidR="00FC4B95">
          <w:t xml:space="preserve"> in lieu of the more straightforward and accessible statistical model. </w:t>
        </w:r>
      </w:ins>
    </w:p>
    <w:p w:rsidR="00CB5581" w:rsidRDefault="00771747">
      <w:pPr>
        <w:pStyle w:val="Heading1"/>
      </w:pPr>
      <w:bookmarkStart w:id="86" w:name="results"/>
      <w:bookmarkStart w:id="87" w:name="_Toc24007737"/>
      <w:r>
        <w:t>Results</w:t>
      </w:r>
      <w:bookmarkEnd w:id="86"/>
      <w:bookmarkEnd w:id="87"/>
    </w:p>
    <w:p w:rsidR="00CB5581" w:rsidRDefault="00771747">
      <w:pPr>
        <w:pStyle w:val="Heading2"/>
      </w:pPr>
      <w:bookmarkStart w:id="88" w:name="stability-assessment-1"/>
      <w:bookmarkStart w:id="89" w:name="_Toc24007738"/>
      <w:r>
        <w:t>Stability assessment</w:t>
      </w:r>
      <w:bookmarkEnd w:id="88"/>
      <w:bookmarkEnd w:id="89"/>
    </w:p>
    <w:p w:rsidR="00B21940" w:rsidRDefault="00771747">
      <w:pPr>
        <w:pStyle w:val="FirstParagraph"/>
        <w:rPr>
          <w:ins w:id="90" w:author="Kate Newhart" w:date="2019-11-07T10:16:00Z"/>
        </w:rPr>
      </w:pPr>
      <w:del w:id="91" w:author="Kate Newhart" w:date="2019-11-07T10:04:00Z">
        <w:r w:rsidDel="00321320">
          <w:delText>The results of the</w:delText>
        </w:r>
      </w:del>
      <w:ins w:id="92" w:author="Kate Newhart" w:date="2019-11-07T10:04:00Z">
        <w:r w:rsidR="00321320">
          <w:t>The</w:t>
        </w:r>
      </w:ins>
      <w:r>
        <w:t xml:space="preserve"> TSV and GSV </w:t>
      </w:r>
      <w:del w:id="93" w:author="Kate Newhart" w:date="2019-11-07T10:04:00Z">
        <w:r w:rsidDel="00321320">
          <w:delText xml:space="preserve">calculations </w:delText>
        </w:r>
      </w:del>
      <w:ins w:id="94" w:author="Kate Newhart" w:date="2019-11-07T10:04:00Z">
        <w:r w:rsidR="00321320">
          <w:t>values</w:t>
        </w:r>
        <w:r w:rsidR="00321320">
          <w:t xml:space="preserve"> </w:t>
        </w:r>
      </w:ins>
      <w:r>
        <w:t>for each control configuration</w:t>
      </w:r>
      <w:del w:id="95" w:author="Kate Newhart" w:date="2019-11-07T10:04:00Z">
        <w:r w:rsidDel="00321320">
          <w:delText xml:space="preserve"> tested</w:delText>
        </w:r>
      </w:del>
      <w:r>
        <w:t xml:space="preserve"> are in Table 2. </w:t>
      </w:r>
      <w:ins w:id="96" w:author="Kate Newhart" w:date="2019-11-07T10:05:00Z">
        <w:r w:rsidR="00FC6635">
          <w:t>TSV appears to decrease as the control configurations become more tuned</w:t>
        </w:r>
      </w:ins>
      <w:ins w:id="97" w:author="Kate Newhart" w:date="2019-11-07T10:14:00Z">
        <w:r w:rsidR="00B21940">
          <w:t xml:space="preserve"> and more </w:t>
        </w:r>
        <w:r w:rsidR="00B21940">
          <w:lastRenderedPageBreak/>
          <w:t>stable</w:t>
        </w:r>
      </w:ins>
      <w:ins w:id="98" w:author="Kate Newhart" w:date="2019-11-07T10:05:00Z">
        <w:r w:rsidR="00FC6635">
          <w:t xml:space="preserve"> (i.e., </w:t>
        </w:r>
      </w:ins>
      <w:ins w:id="99" w:author="Kate Newhart" w:date="2019-11-07T10:06:00Z">
        <w:r w:rsidR="00FC6635">
          <w:t xml:space="preserve">as engineers and operators </w:t>
        </w:r>
      </w:ins>
      <w:ins w:id="100" w:author="Kate Newhart" w:date="2019-11-07T10:08:00Z">
        <w:r w:rsidR="00FC6635">
          <w:t>adjusted control parameters</w:t>
        </w:r>
      </w:ins>
      <w:ins w:id="101" w:author="Kate Newhart" w:date="2019-11-07T10:06:00Z">
        <w:r w:rsidR="00FC6635">
          <w:t xml:space="preserve"> in an </w:t>
        </w:r>
      </w:ins>
      <w:ins w:id="102" w:author="Kate Newhart" w:date="2019-11-07T10:08:00Z">
        <w:r w:rsidR="00FC6635">
          <w:t xml:space="preserve">intuitive </w:t>
        </w:r>
      </w:ins>
      <w:ins w:id="103" w:author="Kate Newhart" w:date="2019-11-07T10:06:00Z">
        <w:r w:rsidR="00FC6635">
          <w:t xml:space="preserve">attempt to improve ABAC by increasing the ammonia setpoint and delay term). </w:t>
        </w:r>
      </w:ins>
      <w:ins w:id="104" w:author="Kate Newhart" w:date="2019-11-07T10:15:00Z">
        <w:r w:rsidR="00B21940">
          <w:t xml:space="preserve">GSV does not demonstrate as obvious a trend and varies by orders of magnitude across the control </w:t>
        </w:r>
      </w:ins>
      <w:ins w:id="105" w:author="Kate Newhart" w:date="2019-11-07T10:16:00Z">
        <w:r w:rsidR="00B21940">
          <w:t>configurations</w:t>
        </w:r>
      </w:ins>
      <w:ins w:id="106" w:author="Kate Newhart" w:date="2019-11-07T10:15:00Z">
        <w:r w:rsidR="00B21940">
          <w:t xml:space="preserve">. </w:t>
        </w:r>
      </w:ins>
    </w:p>
    <w:p w:rsidR="00B21940" w:rsidRPr="00181E53" w:rsidRDefault="00B21940" w:rsidP="00B21940">
      <w:pPr>
        <w:pStyle w:val="BodyText"/>
        <w:rPr>
          <w:ins w:id="107" w:author="Kate Newhart" w:date="2019-11-07T10:16:00Z"/>
          <w:rStyle w:val="Notes0"/>
        </w:rPr>
      </w:pPr>
      <w:ins w:id="108" w:author="Kate Newhart" w:date="2019-11-07T10:16:00Z">
        <w:r>
          <w:rPr>
            <w:rStyle w:val="Figure-Label"/>
          </w:rPr>
          <w:t xml:space="preserve">Table 2. Control configurations tested vary by which is the “control” variable (i.e., outer/master loop in cascade control), the master setpoint for the control variable, and the delay term for the master PID loop </w:t>
        </w:r>
        <w:r>
          <w:rPr>
            <w:rStyle w:val="Notes0"/>
          </w:rPr>
          <w:t>Should this be a bar plot?</w:t>
        </w:r>
      </w:ins>
    </w:p>
    <w:tbl>
      <w:tblPr>
        <w:tblStyle w:val="Table"/>
        <w:tblW w:w="0" w:type="pct"/>
        <w:tblLook w:val="07E0" w:firstRow="1" w:lastRow="1" w:firstColumn="1" w:lastColumn="1" w:noHBand="1" w:noVBand="1"/>
      </w:tblPr>
      <w:tblGrid>
        <w:gridCol w:w="1810"/>
        <w:gridCol w:w="998"/>
        <w:gridCol w:w="998"/>
      </w:tblGrid>
      <w:tr w:rsidR="00B21940" w:rsidTr="00181E53">
        <w:trPr>
          <w:ins w:id="109" w:author="Kate Newhart" w:date="2019-11-07T10:16:00Z"/>
        </w:trPr>
        <w:tc>
          <w:tcPr>
            <w:tcW w:w="0" w:type="auto"/>
            <w:tcBorders>
              <w:bottom w:val="single" w:sz="0" w:space="0" w:color="auto"/>
            </w:tcBorders>
            <w:vAlign w:val="bottom"/>
          </w:tcPr>
          <w:p w:rsidR="00B21940" w:rsidRDefault="00B21940" w:rsidP="00181E53">
            <w:pPr>
              <w:rPr>
                <w:ins w:id="110" w:author="Kate Newhart" w:date="2019-11-07T10:16:00Z"/>
              </w:rPr>
            </w:pPr>
          </w:p>
        </w:tc>
        <w:tc>
          <w:tcPr>
            <w:tcW w:w="0" w:type="auto"/>
            <w:tcBorders>
              <w:bottom w:val="single" w:sz="0" w:space="0" w:color="auto"/>
            </w:tcBorders>
            <w:vAlign w:val="bottom"/>
          </w:tcPr>
          <w:p w:rsidR="00B21940" w:rsidRDefault="00B21940" w:rsidP="00181E53">
            <w:pPr>
              <w:pStyle w:val="Compact"/>
              <w:jc w:val="left"/>
              <w:rPr>
                <w:ins w:id="111" w:author="Kate Newhart" w:date="2019-11-07T10:16:00Z"/>
              </w:rPr>
            </w:pPr>
            <w:ins w:id="112" w:author="Kate Newhart" w:date="2019-11-07T10:16:00Z">
              <w:r>
                <w:t>TSV</w:t>
              </w:r>
            </w:ins>
          </w:p>
        </w:tc>
        <w:tc>
          <w:tcPr>
            <w:tcW w:w="0" w:type="auto"/>
            <w:tcBorders>
              <w:bottom w:val="single" w:sz="0" w:space="0" w:color="auto"/>
            </w:tcBorders>
            <w:vAlign w:val="bottom"/>
          </w:tcPr>
          <w:p w:rsidR="00B21940" w:rsidRDefault="00B21940" w:rsidP="00181E53">
            <w:pPr>
              <w:pStyle w:val="Compact"/>
              <w:jc w:val="left"/>
              <w:rPr>
                <w:ins w:id="113" w:author="Kate Newhart" w:date="2019-11-07T10:16:00Z"/>
              </w:rPr>
            </w:pPr>
            <w:ins w:id="114" w:author="Kate Newhart" w:date="2019-11-07T10:16:00Z">
              <w:r>
                <w:t>GSV</w:t>
              </w:r>
            </w:ins>
          </w:p>
        </w:tc>
      </w:tr>
      <w:tr w:rsidR="00B21940" w:rsidTr="00181E53">
        <w:trPr>
          <w:ins w:id="115" w:author="Kate Newhart" w:date="2019-11-07T10:16:00Z"/>
        </w:trPr>
        <w:tc>
          <w:tcPr>
            <w:tcW w:w="0" w:type="auto"/>
          </w:tcPr>
          <w:p w:rsidR="00B21940" w:rsidRDefault="00B21940" w:rsidP="00181E53">
            <w:pPr>
              <w:pStyle w:val="Compact"/>
              <w:jc w:val="left"/>
              <w:rPr>
                <w:ins w:id="116" w:author="Kate Newhart" w:date="2019-11-07T10:16:00Z"/>
              </w:rPr>
            </w:pPr>
            <w:ins w:id="117" w:author="Kate Newhart" w:date="2019-11-07T10:16:00Z">
              <w:r>
                <w:t>DO</w:t>
              </w:r>
            </w:ins>
          </w:p>
        </w:tc>
        <w:tc>
          <w:tcPr>
            <w:tcW w:w="0" w:type="auto"/>
          </w:tcPr>
          <w:p w:rsidR="00B21940" w:rsidRDefault="00B21940" w:rsidP="00181E53">
            <w:pPr>
              <w:pStyle w:val="Compact"/>
              <w:jc w:val="left"/>
              <w:rPr>
                <w:ins w:id="118" w:author="Kate Newhart" w:date="2019-11-07T10:16:00Z"/>
              </w:rPr>
            </w:pPr>
            <w:ins w:id="119" w:author="Kate Newhart" w:date="2019-11-07T10:16:00Z">
              <w:r>
                <w:t>1.0e+05</w:t>
              </w:r>
            </w:ins>
          </w:p>
        </w:tc>
        <w:tc>
          <w:tcPr>
            <w:tcW w:w="0" w:type="auto"/>
          </w:tcPr>
          <w:p w:rsidR="00B21940" w:rsidRDefault="00B21940" w:rsidP="00181E53">
            <w:pPr>
              <w:pStyle w:val="Compact"/>
              <w:jc w:val="left"/>
              <w:rPr>
                <w:ins w:id="120" w:author="Kate Newhart" w:date="2019-11-07T10:16:00Z"/>
              </w:rPr>
            </w:pPr>
            <w:ins w:id="121" w:author="Kate Newhart" w:date="2019-11-07T10:16:00Z">
              <w:r>
                <w:t>3.1e+03</w:t>
              </w:r>
            </w:ins>
          </w:p>
        </w:tc>
      </w:tr>
      <w:tr w:rsidR="00B21940" w:rsidTr="00181E53">
        <w:trPr>
          <w:ins w:id="122" w:author="Kate Newhart" w:date="2019-11-07T10:16:00Z"/>
        </w:trPr>
        <w:tc>
          <w:tcPr>
            <w:tcW w:w="0" w:type="auto"/>
          </w:tcPr>
          <w:p w:rsidR="00B21940" w:rsidRDefault="00B21940" w:rsidP="00181E53">
            <w:pPr>
              <w:pStyle w:val="Compact"/>
              <w:jc w:val="left"/>
              <w:rPr>
                <w:ins w:id="123" w:author="Kate Newhart" w:date="2019-11-07T10:16:00Z"/>
              </w:rPr>
            </w:pPr>
            <w:ins w:id="124" w:author="Kate Newhart" w:date="2019-11-07T10:16:00Z">
              <w:r>
                <w:t>3.5 mg/l - 90 s</w:t>
              </w:r>
            </w:ins>
          </w:p>
        </w:tc>
        <w:tc>
          <w:tcPr>
            <w:tcW w:w="0" w:type="auto"/>
          </w:tcPr>
          <w:p w:rsidR="00B21940" w:rsidRDefault="00B21940" w:rsidP="00181E53">
            <w:pPr>
              <w:pStyle w:val="Compact"/>
              <w:jc w:val="left"/>
              <w:rPr>
                <w:ins w:id="125" w:author="Kate Newhart" w:date="2019-11-07T10:16:00Z"/>
              </w:rPr>
            </w:pPr>
            <w:ins w:id="126" w:author="Kate Newhart" w:date="2019-11-07T10:16:00Z">
              <w:r>
                <w:t>1.1e+05</w:t>
              </w:r>
            </w:ins>
          </w:p>
        </w:tc>
        <w:tc>
          <w:tcPr>
            <w:tcW w:w="0" w:type="auto"/>
          </w:tcPr>
          <w:p w:rsidR="00B21940" w:rsidRDefault="00B21940" w:rsidP="00181E53">
            <w:pPr>
              <w:pStyle w:val="Compact"/>
              <w:jc w:val="left"/>
              <w:rPr>
                <w:ins w:id="127" w:author="Kate Newhart" w:date="2019-11-07T10:16:00Z"/>
              </w:rPr>
            </w:pPr>
            <w:ins w:id="128" w:author="Kate Newhart" w:date="2019-11-07T10:16:00Z">
              <w:r>
                <w:t>2.3e+06</w:t>
              </w:r>
            </w:ins>
          </w:p>
        </w:tc>
      </w:tr>
      <w:tr w:rsidR="00B21940" w:rsidTr="00181E53">
        <w:trPr>
          <w:ins w:id="129" w:author="Kate Newhart" w:date="2019-11-07T10:16:00Z"/>
        </w:trPr>
        <w:tc>
          <w:tcPr>
            <w:tcW w:w="0" w:type="auto"/>
          </w:tcPr>
          <w:p w:rsidR="00B21940" w:rsidRDefault="00B21940" w:rsidP="00181E53">
            <w:pPr>
              <w:pStyle w:val="Compact"/>
              <w:jc w:val="left"/>
              <w:rPr>
                <w:ins w:id="130" w:author="Kate Newhart" w:date="2019-11-07T10:16:00Z"/>
              </w:rPr>
            </w:pPr>
            <w:ins w:id="131" w:author="Kate Newhart" w:date="2019-11-07T10:16:00Z">
              <w:r>
                <w:t>4.0 mg/L - 90 s</w:t>
              </w:r>
            </w:ins>
          </w:p>
        </w:tc>
        <w:tc>
          <w:tcPr>
            <w:tcW w:w="0" w:type="auto"/>
          </w:tcPr>
          <w:p w:rsidR="00B21940" w:rsidRDefault="00B21940" w:rsidP="00181E53">
            <w:pPr>
              <w:pStyle w:val="Compact"/>
              <w:jc w:val="left"/>
              <w:rPr>
                <w:ins w:id="132" w:author="Kate Newhart" w:date="2019-11-07T10:16:00Z"/>
              </w:rPr>
            </w:pPr>
            <w:ins w:id="133" w:author="Kate Newhart" w:date="2019-11-07T10:16:00Z">
              <w:r>
                <w:t>6.7e+04</w:t>
              </w:r>
            </w:ins>
          </w:p>
        </w:tc>
        <w:tc>
          <w:tcPr>
            <w:tcW w:w="0" w:type="auto"/>
          </w:tcPr>
          <w:p w:rsidR="00B21940" w:rsidRDefault="00B21940" w:rsidP="00181E53">
            <w:pPr>
              <w:pStyle w:val="Compact"/>
              <w:jc w:val="left"/>
              <w:rPr>
                <w:ins w:id="134" w:author="Kate Newhart" w:date="2019-11-07T10:16:00Z"/>
              </w:rPr>
            </w:pPr>
            <w:ins w:id="135" w:author="Kate Newhart" w:date="2019-11-07T10:16:00Z">
              <w:r>
                <w:t>1.0e+01</w:t>
              </w:r>
            </w:ins>
          </w:p>
        </w:tc>
      </w:tr>
      <w:tr w:rsidR="00B21940" w:rsidTr="00181E53">
        <w:trPr>
          <w:ins w:id="136" w:author="Kate Newhart" w:date="2019-11-07T10:16:00Z"/>
        </w:trPr>
        <w:tc>
          <w:tcPr>
            <w:tcW w:w="0" w:type="auto"/>
          </w:tcPr>
          <w:p w:rsidR="00B21940" w:rsidRDefault="00B21940" w:rsidP="00181E53">
            <w:pPr>
              <w:pStyle w:val="Compact"/>
              <w:jc w:val="left"/>
              <w:rPr>
                <w:ins w:id="137" w:author="Kate Newhart" w:date="2019-11-07T10:16:00Z"/>
              </w:rPr>
            </w:pPr>
            <w:ins w:id="138" w:author="Kate Newhart" w:date="2019-11-07T10:16:00Z">
              <w:r>
                <w:t>4.0 mg/L - 300 s</w:t>
              </w:r>
            </w:ins>
          </w:p>
        </w:tc>
        <w:tc>
          <w:tcPr>
            <w:tcW w:w="0" w:type="auto"/>
          </w:tcPr>
          <w:p w:rsidR="00B21940" w:rsidRDefault="00B21940" w:rsidP="00181E53">
            <w:pPr>
              <w:pStyle w:val="Compact"/>
              <w:jc w:val="left"/>
              <w:rPr>
                <w:ins w:id="139" w:author="Kate Newhart" w:date="2019-11-07T10:16:00Z"/>
              </w:rPr>
            </w:pPr>
            <w:ins w:id="140" w:author="Kate Newhart" w:date="2019-11-07T10:16:00Z">
              <w:r>
                <w:t>4.8e+04</w:t>
              </w:r>
            </w:ins>
          </w:p>
        </w:tc>
        <w:tc>
          <w:tcPr>
            <w:tcW w:w="0" w:type="auto"/>
          </w:tcPr>
          <w:p w:rsidR="00B21940" w:rsidRDefault="00B21940" w:rsidP="00181E53">
            <w:pPr>
              <w:pStyle w:val="Compact"/>
              <w:jc w:val="left"/>
              <w:rPr>
                <w:ins w:id="141" w:author="Kate Newhart" w:date="2019-11-07T10:16:00Z"/>
              </w:rPr>
            </w:pPr>
            <w:ins w:id="142" w:author="Kate Newhart" w:date="2019-11-07T10:16:00Z">
              <w:r>
                <w:t>5.6e+06</w:t>
              </w:r>
            </w:ins>
          </w:p>
        </w:tc>
      </w:tr>
    </w:tbl>
    <w:p w:rsidR="00CB5581" w:rsidRDefault="00771747">
      <w:pPr>
        <w:pStyle w:val="FirstParagraph"/>
      </w:pPr>
      <w:del w:id="143" w:author="Kate Newhart" w:date="2019-11-07T10:16:00Z">
        <w:r w:rsidDel="00B21940">
          <w:delText xml:space="preserve">The </w:delText>
        </w:r>
      </w:del>
      <w:r>
        <w:t xml:space="preserve">TSV and GSV for the </w:t>
      </w:r>
      <w:ins w:id="144" w:author="Kate Newhart" w:date="2019-11-07T10:16:00Z">
        <w:r w:rsidR="00B21940">
          <w:t xml:space="preserve">original </w:t>
        </w:r>
      </w:ins>
      <w:r>
        <w:t xml:space="preserve">control </w:t>
      </w:r>
      <w:ins w:id="145" w:author="Kate Newhart" w:date="2019-11-07T10:16:00Z">
        <w:r w:rsidR="00B21940">
          <w:t>condition</w:t>
        </w:r>
        <w:r w:rsidR="00B21940">
          <w:t xml:space="preserve"> </w:t>
        </w:r>
      </w:ins>
      <w:r>
        <w:t xml:space="preserve">(DO control) </w:t>
      </w:r>
      <w:del w:id="146" w:author="Kate Newhart" w:date="2019-11-07T10:16:00Z">
        <w:r w:rsidDel="00B21940">
          <w:delText xml:space="preserve">condition </w:delText>
        </w:r>
      </w:del>
      <w:r>
        <w:t xml:space="preserve">are compared to </w:t>
      </w:r>
      <w:ins w:id="147" w:author="Kate Newhart" w:date="2019-11-07T10:16:00Z">
        <w:r w:rsidR="00B21940">
          <w:t>the</w:t>
        </w:r>
      </w:ins>
      <w:ins w:id="148" w:author="Kate Newhart" w:date="2019-11-07T10:17:00Z">
        <w:r w:rsidR="00B21940">
          <w:t xml:space="preserve"> </w:t>
        </w:r>
      </w:ins>
      <w:ins w:id="149" w:author="Kate Newhart" w:date="2019-11-07T10:16:00Z">
        <w:r w:rsidR="00B21940">
          <w:t>ABAC</w:t>
        </w:r>
      </w:ins>
      <w:del w:id="150" w:author="Kate Newhart" w:date="2019-11-07T10:16:00Z">
        <w:r w:rsidDel="00B21940">
          <w:delText>other</w:delText>
        </w:r>
      </w:del>
      <w:r>
        <w:t xml:space="preserve"> test conditions by subtracting the TSV and GSV, respectively, from the DO condition and by dividing the TSV and GSV, respectively, from the DO condition. To determine if the </w:t>
      </w:r>
      <w:ins w:id="151" w:author="Kate Newhart" w:date="2019-11-07T10:17:00Z">
        <w:r w:rsidR="00B21940">
          <w:t xml:space="preserve">difference or ratio of </w:t>
        </w:r>
      </w:ins>
      <w:r>
        <w:t xml:space="preserve">TSV and GSV </w:t>
      </w:r>
      <w:ins w:id="152" w:author="Kate Newhart" w:date="2019-11-07T10:17:00Z">
        <w:r w:rsidR="00B21940">
          <w:t xml:space="preserve">between two control configurations </w:t>
        </w:r>
      </w:ins>
      <w:del w:id="153" w:author="Kate Newhart" w:date="2019-11-07T10:17:00Z">
        <w:r w:rsidDel="00B21940">
          <w:delText xml:space="preserve">diffrence or ratio </w:delText>
        </w:r>
      </w:del>
      <w:r>
        <w:t xml:space="preserve">are statistically significant, a Monte Carlo simulation is used (Figure 4). Both the difference and ratio of TSV values from two confiurations are considered stable metrics, as the historgram is approximately normally distributed. </w:t>
      </w:r>
      <w:del w:id="154" w:author="Kate Newhart" w:date="2019-11-07T10:18:00Z">
        <w:r w:rsidDel="00B21940">
          <w:delText xml:space="preserve">Whereas </w:delText>
        </w:r>
      </w:del>
      <w:ins w:id="155" w:author="Kate Newhart" w:date="2019-11-07T10:18:00Z">
        <w:r w:rsidR="00B21940">
          <w:t>In contrast,</w:t>
        </w:r>
        <w:r w:rsidR="00B21940">
          <w:t xml:space="preserve"> </w:t>
        </w:r>
      </w:ins>
      <w:r>
        <w:t>the</w:t>
      </w:r>
      <w:ins w:id="156" w:author="Kate Newhart" w:date="2019-11-07T10:18:00Z">
        <w:r w:rsidR="00B21940">
          <w:t xml:space="preserve"> distribution of the</w:t>
        </w:r>
      </w:ins>
      <w:r>
        <w:t xml:space="preserve"> difference and ratio of GSV values are frequently skewed and when the distribution is approximately normal, </w:t>
      </w:r>
      <w:ins w:id="157" w:author="Kate Newhart" w:date="2019-11-07T10:18:00Z">
        <w:r w:rsidR="00B21940">
          <w:t xml:space="preserve">there is </w:t>
        </w:r>
      </w:ins>
      <w:del w:id="158" w:author="Kate Newhart" w:date="2019-11-07T10:18:00Z">
        <w:r w:rsidDel="00B21940">
          <w:delText xml:space="preserve">show </w:delText>
        </w:r>
      </w:del>
      <w:r>
        <w:t>no difference between test configurations. This</w:t>
      </w:r>
      <w:ins w:id="159" w:author="Kate Newhart" w:date="2019-11-07T10:19:00Z">
        <w:r w:rsidR="00B21940">
          <w:t>, in conjunction with the lack of identifiable trends with process stability,</w:t>
        </w:r>
      </w:ins>
      <w:r>
        <w:t xml:space="preserve"> demonstrates that GSV is an unable metric for comparing operating conditions. </w:t>
      </w:r>
      <w:moveFromRangeStart w:id="160" w:author="Kate Newhart" w:date="2019-11-07T10:26:00Z" w:name="move24014788"/>
      <w:moveFrom w:id="161" w:author="Kate Newhart" w:date="2019-11-07T10:26:00Z">
        <w:r w:rsidDel="001B28CC">
          <w:t>The large difference between the Monte Carlo simulation of the combined population and the observed TSV metric in the case of ABAC 4.0 mg/L 90 s and 300s verify that ABAC with a 4.0 mg/L setpoint is a more stable operating condition than DO.</w:t>
        </w:r>
      </w:moveFrom>
      <w:moveFromRangeEnd w:id="160"/>
    </w:p>
    <w:p w:rsidR="00CB5581" w:rsidRPr="00FC6635" w:rsidDel="00B21940" w:rsidRDefault="00771747">
      <w:pPr>
        <w:pStyle w:val="BodyText"/>
        <w:rPr>
          <w:del w:id="162" w:author="Kate Newhart" w:date="2019-11-07T10:16:00Z"/>
          <w:rStyle w:val="Notes0"/>
          <w:rPrChange w:id="163" w:author="Kate Newhart" w:date="2019-11-07T10:14:00Z">
            <w:rPr>
              <w:del w:id="164" w:author="Kate Newhart" w:date="2019-11-07T10:16:00Z"/>
            </w:rPr>
          </w:rPrChange>
        </w:rPr>
      </w:pPr>
      <w:del w:id="165" w:author="Kate Newhart" w:date="2019-11-07T10:16:00Z">
        <w:r w:rsidDel="00B21940">
          <w:rPr>
            <w:rStyle w:val="Figure-Label"/>
          </w:rPr>
          <w:delText>Table 2. Control configurations tested vary by which is the “control” variable (i.e., outer/master loop in cascade control), the master setpoint for the control variable, and the delay term for the master PID loop</w:delText>
        </w:r>
      </w:del>
    </w:p>
    <w:tbl>
      <w:tblPr>
        <w:tblStyle w:val="Table"/>
        <w:tblW w:w="0" w:type="pct"/>
        <w:tblLook w:val="07E0" w:firstRow="1" w:lastRow="1" w:firstColumn="1" w:lastColumn="1" w:noHBand="1" w:noVBand="1"/>
      </w:tblPr>
      <w:tblGrid>
        <w:gridCol w:w="1810"/>
        <w:gridCol w:w="998"/>
        <w:gridCol w:w="998"/>
      </w:tblGrid>
      <w:tr w:rsidR="00CB5581" w:rsidDel="00B21940">
        <w:trPr>
          <w:del w:id="166" w:author="Kate Newhart" w:date="2019-11-07T10:16:00Z"/>
        </w:trPr>
        <w:tc>
          <w:tcPr>
            <w:tcW w:w="0" w:type="auto"/>
            <w:tcBorders>
              <w:bottom w:val="single" w:sz="0" w:space="0" w:color="auto"/>
            </w:tcBorders>
            <w:vAlign w:val="bottom"/>
          </w:tcPr>
          <w:p w:rsidR="00CB5581" w:rsidDel="00B21940" w:rsidRDefault="00CB5581">
            <w:pPr>
              <w:rPr>
                <w:del w:id="167" w:author="Kate Newhart" w:date="2019-11-07T10:16:00Z"/>
              </w:rPr>
            </w:pPr>
          </w:p>
        </w:tc>
        <w:tc>
          <w:tcPr>
            <w:tcW w:w="0" w:type="auto"/>
            <w:tcBorders>
              <w:bottom w:val="single" w:sz="0" w:space="0" w:color="auto"/>
            </w:tcBorders>
            <w:vAlign w:val="bottom"/>
          </w:tcPr>
          <w:p w:rsidR="00CB5581" w:rsidDel="00B21940" w:rsidRDefault="00771747">
            <w:pPr>
              <w:pStyle w:val="Compact"/>
              <w:jc w:val="left"/>
              <w:rPr>
                <w:del w:id="168" w:author="Kate Newhart" w:date="2019-11-07T10:16:00Z"/>
              </w:rPr>
            </w:pPr>
            <w:del w:id="169" w:author="Kate Newhart" w:date="2019-11-07T10:16:00Z">
              <w:r w:rsidDel="00B21940">
                <w:delText>TSV</w:delText>
              </w:r>
            </w:del>
          </w:p>
        </w:tc>
        <w:tc>
          <w:tcPr>
            <w:tcW w:w="0" w:type="auto"/>
            <w:tcBorders>
              <w:bottom w:val="single" w:sz="0" w:space="0" w:color="auto"/>
            </w:tcBorders>
            <w:vAlign w:val="bottom"/>
          </w:tcPr>
          <w:p w:rsidR="00CB5581" w:rsidDel="00B21940" w:rsidRDefault="00771747">
            <w:pPr>
              <w:pStyle w:val="Compact"/>
              <w:jc w:val="left"/>
              <w:rPr>
                <w:del w:id="170" w:author="Kate Newhart" w:date="2019-11-07T10:16:00Z"/>
              </w:rPr>
            </w:pPr>
            <w:del w:id="171" w:author="Kate Newhart" w:date="2019-11-07T10:16:00Z">
              <w:r w:rsidDel="00B21940">
                <w:delText>GSV</w:delText>
              </w:r>
            </w:del>
          </w:p>
        </w:tc>
      </w:tr>
      <w:tr w:rsidR="00CB5581" w:rsidDel="00B21940">
        <w:trPr>
          <w:del w:id="172" w:author="Kate Newhart" w:date="2019-11-07T10:16:00Z"/>
        </w:trPr>
        <w:tc>
          <w:tcPr>
            <w:tcW w:w="0" w:type="auto"/>
          </w:tcPr>
          <w:p w:rsidR="00CB5581" w:rsidDel="00B21940" w:rsidRDefault="00771747">
            <w:pPr>
              <w:pStyle w:val="Compact"/>
              <w:jc w:val="left"/>
              <w:rPr>
                <w:del w:id="173" w:author="Kate Newhart" w:date="2019-11-07T10:16:00Z"/>
              </w:rPr>
            </w:pPr>
            <w:del w:id="174" w:author="Kate Newhart" w:date="2019-11-07T10:16:00Z">
              <w:r w:rsidDel="00B21940">
                <w:delText>DO</w:delText>
              </w:r>
            </w:del>
          </w:p>
        </w:tc>
        <w:tc>
          <w:tcPr>
            <w:tcW w:w="0" w:type="auto"/>
          </w:tcPr>
          <w:p w:rsidR="00CB5581" w:rsidDel="00B21940" w:rsidRDefault="00771747">
            <w:pPr>
              <w:pStyle w:val="Compact"/>
              <w:jc w:val="left"/>
              <w:rPr>
                <w:del w:id="175" w:author="Kate Newhart" w:date="2019-11-07T10:16:00Z"/>
              </w:rPr>
            </w:pPr>
            <w:del w:id="176" w:author="Kate Newhart" w:date="2019-11-07T10:16:00Z">
              <w:r w:rsidDel="00B21940">
                <w:delText>1.0e+05</w:delText>
              </w:r>
            </w:del>
          </w:p>
        </w:tc>
        <w:tc>
          <w:tcPr>
            <w:tcW w:w="0" w:type="auto"/>
          </w:tcPr>
          <w:p w:rsidR="00CB5581" w:rsidDel="00B21940" w:rsidRDefault="00771747">
            <w:pPr>
              <w:pStyle w:val="Compact"/>
              <w:jc w:val="left"/>
              <w:rPr>
                <w:del w:id="177" w:author="Kate Newhart" w:date="2019-11-07T10:16:00Z"/>
              </w:rPr>
            </w:pPr>
            <w:del w:id="178" w:author="Kate Newhart" w:date="2019-11-07T10:16:00Z">
              <w:r w:rsidDel="00B21940">
                <w:delText>3.1e+03</w:delText>
              </w:r>
            </w:del>
          </w:p>
        </w:tc>
      </w:tr>
      <w:tr w:rsidR="00CB5581" w:rsidDel="00B21940">
        <w:trPr>
          <w:del w:id="179" w:author="Kate Newhart" w:date="2019-11-07T10:16:00Z"/>
        </w:trPr>
        <w:tc>
          <w:tcPr>
            <w:tcW w:w="0" w:type="auto"/>
          </w:tcPr>
          <w:p w:rsidR="00CB5581" w:rsidDel="00B21940" w:rsidRDefault="00771747">
            <w:pPr>
              <w:pStyle w:val="Compact"/>
              <w:jc w:val="left"/>
              <w:rPr>
                <w:del w:id="180" w:author="Kate Newhart" w:date="2019-11-07T10:16:00Z"/>
              </w:rPr>
            </w:pPr>
            <w:del w:id="181" w:author="Kate Newhart" w:date="2019-11-07T10:16:00Z">
              <w:r w:rsidDel="00B21940">
                <w:delText>3.5 mg/l - 90 s</w:delText>
              </w:r>
            </w:del>
          </w:p>
        </w:tc>
        <w:tc>
          <w:tcPr>
            <w:tcW w:w="0" w:type="auto"/>
          </w:tcPr>
          <w:p w:rsidR="00CB5581" w:rsidDel="00B21940" w:rsidRDefault="00771747">
            <w:pPr>
              <w:pStyle w:val="Compact"/>
              <w:jc w:val="left"/>
              <w:rPr>
                <w:del w:id="182" w:author="Kate Newhart" w:date="2019-11-07T10:16:00Z"/>
              </w:rPr>
            </w:pPr>
            <w:del w:id="183" w:author="Kate Newhart" w:date="2019-11-07T10:16:00Z">
              <w:r w:rsidDel="00B21940">
                <w:delText>1.1e+05</w:delText>
              </w:r>
            </w:del>
          </w:p>
        </w:tc>
        <w:tc>
          <w:tcPr>
            <w:tcW w:w="0" w:type="auto"/>
          </w:tcPr>
          <w:p w:rsidR="00CB5581" w:rsidDel="00B21940" w:rsidRDefault="00771747">
            <w:pPr>
              <w:pStyle w:val="Compact"/>
              <w:jc w:val="left"/>
              <w:rPr>
                <w:del w:id="184" w:author="Kate Newhart" w:date="2019-11-07T10:16:00Z"/>
              </w:rPr>
            </w:pPr>
            <w:del w:id="185" w:author="Kate Newhart" w:date="2019-11-07T10:16:00Z">
              <w:r w:rsidDel="00B21940">
                <w:delText>2.3e+06</w:delText>
              </w:r>
            </w:del>
          </w:p>
        </w:tc>
      </w:tr>
      <w:tr w:rsidR="00CB5581" w:rsidDel="00B21940">
        <w:trPr>
          <w:del w:id="186" w:author="Kate Newhart" w:date="2019-11-07T10:16:00Z"/>
        </w:trPr>
        <w:tc>
          <w:tcPr>
            <w:tcW w:w="0" w:type="auto"/>
          </w:tcPr>
          <w:p w:rsidR="00CB5581" w:rsidDel="00B21940" w:rsidRDefault="00771747">
            <w:pPr>
              <w:pStyle w:val="Compact"/>
              <w:jc w:val="left"/>
              <w:rPr>
                <w:del w:id="187" w:author="Kate Newhart" w:date="2019-11-07T10:16:00Z"/>
              </w:rPr>
            </w:pPr>
            <w:del w:id="188" w:author="Kate Newhart" w:date="2019-11-07T10:16:00Z">
              <w:r w:rsidDel="00B21940">
                <w:delText>4.0 mg/L - 90 s</w:delText>
              </w:r>
            </w:del>
          </w:p>
        </w:tc>
        <w:tc>
          <w:tcPr>
            <w:tcW w:w="0" w:type="auto"/>
          </w:tcPr>
          <w:p w:rsidR="00CB5581" w:rsidDel="00B21940" w:rsidRDefault="00771747">
            <w:pPr>
              <w:pStyle w:val="Compact"/>
              <w:jc w:val="left"/>
              <w:rPr>
                <w:del w:id="189" w:author="Kate Newhart" w:date="2019-11-07T10:16:00Z"/>
              </w:rPr>
            </w:pPr>
            <w:del w:id="190" w:author="Kate Newhart" w:date="2019-11-07T10:16:00Z">
              <w:r w:rsidDel="00B21940">
                <w:delText>6.7e+04</w:delText>
              </w:r>
            </w:del>
          </w:p>
        </w:tc>
        <w:tc>
          <w:tcPr>
            <w:tcW w:w="0" w:type="auto"/>
          </w:tcPr>
          <w:p w:rsidR="00CB5581" w:rsidDel="00B21940" w:rsidRDefault="00771747">
            <w:pPr>
              <w:pStyle w:val="Compact"/>
              <w:jc w:val="left"/>
              <w:rPr>
                <w:del w:id="191" w:author="Kate Newhart" w:date="2019-11-07T10:16:00Z"/>
              </w:rPr>
            </w:pPr>
            <w:del w:id="192" w:author="Kate Newhart" w:date="2019-11-07T10:16:00Z">
              <w:r w:rsidDel="00B21940">
                <w:delText>1.0e+01</w:delText>
              </w:r>
            </w:del>
          </w:p>
        </w:tc>
      </w:tr>
      <w:tr w:rsidR="00CB5581" w:rsidDel="00B21940">
        <w:trPr>
          <w:del w:id="193" w:author="Kate Newhart" w:date="2019-11-07T10:16:00Z"/>
        </w:trPr>
        <w:tc>
          <w:tcPr>
            <w:tcW w:w="0" w:type="auto"/>
          </w:tcPr>
          <w:p w:rsidR="00CB5581" w:rsidDel="00B21940" w:rsidRDefault="00771747">
            <w:pPr>
              <w:pStyle w:val="Compact"/>
              <w:jc w:val="left"/>
              <w:rPr>
                <w:del w:id="194" w:author="Kate Newhart" w:date="2019-11-07T10:16:00Z"/>
              </w:rPr>
            </w:pPr>
            <w:del w:id="195" w:author="Kate Newhart" w:date="2019-11-07T10:16:00Z">
              <w:r w:rsidDel="00B21940">
                <w:delText>4.0 mg/L - 300 s</w:delText>
              </w:r>
            </w:del>
          </w:p>
        </w:tc>
        <w:tc>
          <w:tcPr>
            <w:tcW w:w="0" w:type="auto"/>
          </w:tcPr>
          <w:p w:rsidR="00CB5581" w:rsidDel="00B21940" w:rsidRDefault="00771747">
            <w:pPr>
              <w:pStyle w:val="Compact"/>
              <w:jc w:val="left"/>
              <w:rPr>
                <w:del w:id="196" w:author="Kate Newhart" w:date="2019-11-07T10:16:00Z"/>
              </w:rPr>
            </w:pPr>
            <w:del w:id="197" w:author="Kate Newhart" w:date="2019-11-07T10:16:00Z">
              <w:r w:rsidDel="00B21940">
                <w:delText>4.8e+04</w:delText>
              </w:r>
            </w:del>
          </w:p>
        </w:tc>
        <w:tc>
          <w:tcPr>
            <w:tcW w:w="0" w:type="auto"/>
          </w:tcPr>
          <w:p w:rsidR="00CB5581" w:rsidDel="00B21940" w:rsidRDefault="00771747">
            <w:pPr>
              <w:pStyle w:val="Compact"/>
              <w:jc w:val="left"/>
              <w:rPr>
                <w:del w:id="198" w:author="Kate Newhart" w:date="2019-11-07T10:16:00Z"/>
              </w:rPr>
            </w:pPr>
            <w:del w:id="199" w:author="Kate Newhart" w:date="2019-11-07T10:16:00Z">
              <w:r w:rsidDel="00B21940">
                <w:delText>5.6e+06</w:delText>
              </w:r>
            </w:del>
          </w:p>
        </w:tc>
      </w:tr>
    </w:tbl>
    <w:p w:rsidR="00CB5581" w:rsidRDefault="00771747">
      <w:pPr>
        <w:pStyle w:val="Heading5"/>
      </w:pPr>
      <w:bookmarkStart w:id="200" w:name="page-break-1"/>
      <w:r>
        <w:lastRenderedPageBreak/>
        <w:t>Page break</w:t>
      </w:r>
      <w:bookmarkEnd w:id="200"/>
    </w:p>
    <w:p w:rsidR="00CB5581" w:rsidRDefault="00771747">
      <w:pPr>
        <w:pStyle w:val="FirstParagraph"/>
        <w:rPr>
          <w:ins w:id="201" w:author="Kate Newhart" w:date="2019-11-07T10:26:00Z"/>
          <w:rStyle w:val="Figure-Label"/>
        </w:rPr>
      </w:pPr>
      <w:r>
        <w:rPr>
          <w:noProof/>
        </w:rPr>
        <w:drawing>
          <wp:inline distT="0" distB="0" distL="0" distR="0">
            <wp:extent cx="5943600" cy="228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Compare%20TSV%20GSV-1.png"/>
                    <pic:cNvPicPr>
                      <a:picLocks noChangeAspect="1" noChangeArrowheads="1"/>
                    </pic:cNvPicPr>
                  </pic:nvPicPr>
                  <pic:blipFill>
                    <a:blip r:embed="rId10"/>
                    <a:stretch>
                      <a:fillRect/>
                    </a:stretch>
                  </pic:blipFill>
                  <pic:spPr bwMode="auto">
                    <a:xfrm>
                      <a:off x="0" y="0"/>
                      <a:ext cx="5943600" cy="2286000"/>
                    </a:xfrm>
                    <a:prstGeom prst="rect">
                      <a:avLst/>
                    </a:prstGeom>
                    <a:noFill/>
                    <a:ln w="9525">
                      <a:noFill/>
                      <a:headEnd/>
                      <a:tailEnd/>
                    </a:ln>
                  </pic:spPr>
                </pic:pic>
              </a:graphicData>
            </a:graphic>
          </wp:inline>
        </w:drawing>
      </w:r>
      <w:r>
        <w:rPr>
          <w:noProof/>
        </w:rPr>
        <w:drawing>
          <wp:inline distT="0" distB="0" distL="0" distR="0">
            <wp:extent cx="5943600" cy="2286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Compare%20TSV%20GSV-2.png"/>
                    <pic:cNvPicPr>
                      <a:picLocks noChangeAspect="1" noChangeArrowheads="1"/>
                    </pic:cNvPicPr>
                  </pic:nvPicPr>
                  <pic:blipFill>
                    <a:blip r:embed="rId11"/>
                    <a:stretch>
                      <a:fillRect/>
                    </a:stretch>
                  </pic:blipFill>
                  <pic:spPr bwMode="auto">
                    <a:xfrm>
                      <a:off x="0" y="0"/>
                      <a:ext cx="5943600" cy="2286000"/>
                    </a:xfrm>
                    <a:prstGeom prst="rect">
                      <a:avLst/>
                    </a:prstGeom>
                    <a:noFill/>
                    <a:ln w="9525">
                      <a:noFill/>
                      <a:headEnd/>
                      <a:tailEnd/>
                    </a:ln>
                  </pic:spPr>
                </pic:pic>
              </a:graphicData>
            </a:graphic>
          </wp:inline>
        </w:drawing>
      </w:r>
      <w:r>
        <w:rPr>
          <w:noProof/>
        </w:rPr>
        <w:drawing>
          <wp:inline distT="0" distB="0" distL="0" distR="0">
            <wp:extent cx="5943600" cy="228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Compare%20TSV%20GSV-3.png"/>
                    <pic:cNvPicPr>
                      <a:picLocks noChangeAspect="1" noChangeArrowheads="1"/>
                    </pic:cNvPicPr>
                  </pic:nvPicPr>
                  <pic:blipFill>
                    <a:blip r:embed="rId12"/>
                    <a:stretch>
                      <a:fillRect/>
                    </a:stretch>
                  </pic:blipFill>
                  <pic:spPr bwMode="auto">
                    <a:xfrm>
                      <a:off x="0" y="0"/>
                      <a:ext cx="5943600" cy="2286000"/>
                    </a:xfrm>
                    <a:prstGeom prst="rect">
                      <a:avLst/>
                    </a:prstGeom>
                    <a:noFill/>
                    <a:ln w="9525">
                      <a:noFill/>
                      <a:headEnd/>
                      <a:tailEnd/>
                    </a:ln>
                  </pic:spPr>
                </pic:pic>
              </a:graphicData>
            </a:graphic>
          </wp:inline>
        </w:drawing>
      </w:r>
      <w:r>
        <w:t xml:space="preserve"> </w:t>
      </w:r>
      <w:r>
        <w:rPr>
          <w:rStyle w:val="Figure-Label"/>
        </w:rPr>
        <w:t xml:space="preserve">Figure 4. Histograms of the difference or ratio of test configuration’s TSV and GSV values compared to the control configuration (DO control). For example, </w:t>
      </w:r>
      <m:oMath>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DO</m:t>
            </m:r>
          </m:sub>
        </m:sSub>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test</m:t>
            </m:r>
          </m:sub>
        </m:sSub>
      </m:oMath>
      <w:r>
        <w:rPr>
          <w:rStyle w:val="Figure-Label"/>
        </w:rPr>
        <w:t xml:space="preserve"> or </w:t>
      </w:r>
      <m:oMath>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DO</m:t>
            </m:r>
          </m:sub>
        </m:sSub>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test</m:t>
            </m:r>
          </m:sub>
        </m:sSub>
      </m:oMath>
      <w:r>
        <w:rPr>
          <w:rStyle w:val="Figure-Label"/>
        </w:rPr>
        <w:t xml:space="preserve">. Red dots indicate the observed TSV or GSV difference or ratio for the given test case. </w:t>
      </w:r>
      <w:r>
        <w:rPr>
          <w:rStyle w:val="Figure-Label"/>
          <w:i/>
        </w:rPr>
        <w:t>p</w:t>
      </w:r>
      <w:r>
        <w:rPr>
          <w:rStyle w:val="Figure-Label"/>
        </w:rPr>
        <w:t xml:space="preserve"> values are calculated by the percentage of simulated case metrics that are above the observed metric.</w:t>
      </w:r>
    </w:p>
    <w:p w:rsidR="001B28CC" w:rsidRDefault="001B28CC" w:rsidP="001B28CC">
      <w:pPr>
        <w:pStyle w:val="FirstParagraph"/>
        <w:rPr>
          <w:ins w:id="202" w:author="Kate Newhart" w:date="2019-11-07T10:35:00Z"/>
        </w:rPr>
      </w:pPr>
      <w:ins w:id="203" w:author="Kate Newhart" w:date="2019-11-07T10:33:00Z">
        <w:r>
          <w:lastRenderedPageBreak/>
          <w:t xml:space="preserve">Both the difference and the ratio of TSV between two operating conditions appear to be reasonable metrics </w:t>
        </w:r>
      </w:ins>
      <w:ins w:id="204" w:author="Kate Newhart" w:date="2019-11-07T10:34:00Z">
        <w:r>
          <w:t>to assess process stability</w:t>
        </w:r>
      </w:ins>
      <w:ins w:id="205" w:author="Kate Newhart" w:date="2019-11-07T10:35:00Z">
        <w:r>
          <w:t xml:space="preserve">, given the normally distributed simulation results and the large difference between the simulated and observed metrics. </w:t>
        </w:r>
      </w:ins>
      <w:ins w:id="206" w:author="Kate Newhart" w:date="2019-11-07T10:36:00Z">
        <w:r w:rsidR="00E93C16">
          <w:t xml:space="preserve">In the first case, comparing DO to ABAC 3.5 mg/L, 90s, ABAC has a </w:t>
        </w:r>
      </w:ins>
      <w:ins w:id="207" w:author="Kate Newhart" w:date="2019-11-07T10:37:00Z">
        <w:r w:rsidR="00E93C16">
          <w:t xml:space="preserve">significantly larger TSV. This phenomenon is understood by examining timeseries plots of </w:t>
        </w:r>
      </w:ins>
      <w:ins w:id="208" w:author="Kate Newhart" w:date="2019-11-07T10:38:00Z">
        <w:r w:rsidR="00E93C16">
          <w:t xml:space="preserve">ammonia in the basin </w:t>
        </w:r>
      </w:ins>
      <w:ins w:id="209" w:author="Kate Newhart" w:date="2019-11-07T10:41:00Z">
        <w:r w:rsidR="00E93C16">
          <w:t xml:space="preserve">(Figure </w:t>
        </w:r>
        <w:r w:rsidR="00E93C16" w:rsidRPr="00E93C16">
          <w:t>`r fig&lt;-fig+</w:t>
        </w:r>
        <w:proofErr w:type="gramStart"/>
        <w:r w:rsidR="00E93C16" w:rsidRPr="00E93C16">
          <w:t>1;time.nh4</w:t>
        </w:r>
        <w:proofErr w:type="gramEnd"/>
        <w:r w:rsidR="00E93C16" w:rsidRPr="00E93C16">
          <w:t>&lt;-fig;time.nh4</w:t>
        </w:r>
      </w:ins>
      <w:ins w:id="210" w:author="Kate Newhart" w:date="2019-11-07T10:43:00Z">
        <w:r w:rsidR="00E93C16">
          <w:t xml:space="preserve">`). </w:t>
        </w:r>
      </w:ins>
      <w:ins w:id="211" w:author="Kate Newhart" w:date="2019-11-07T10:55:00Z">
        <w:r w:rsidR="009065B9">
          <w:t xml:space="preserve">The range and frequency of ammonia </w:t>
        </w:r>
        <w:proofErr w:type="gramStart"/>
        <w:r w:rsidR="009065B9">
          <w:t xml:space="preserve">fluctuations </w:t>
        </w:r>
      </w:ins>
      <w:ins w:id="212" w:author="Kate Newhart" w:date="2019-11-07T10:44:00Z">
        <w:r w:rsidR="00E93C16">
          <w:t xml:space="preserve"> </w:t>
        </w:r>
      </w:ins>
      <w:ins w:id="213" w:author="Kate Newhart" w:date="2019-11-07T10:55:00Z">
        <w:r w:rsidR="009065B9">
          <w:t>during</w:t>
        </w:r>
        <w:proofErr w:type="gramEnd"/>
        <w:r w:rsidR="009065B9">
          <w:t xml:space="preserve"> the ABAC 3.5 mg/L test condition indicates that the process never truly achieved steady-state</w:t>
        </w:r>
      </w:ins>
      <w:ins w:id="214" w:author="Kate Newhart" w:date="2019-11-07T10:42:00Z">
        <w:r w:rsidR="00E93C16">
          <w:t xml:space="preserve"> </w:t>
        </w:r>
      </w:ins>
      <w:ins w:id="215" w:author="Kate Newhart" w:date="2019-11-07T10:55:00Z">
        <w:r w:rsidR="009065B9">
          <w:t xml:space="preserve">during this period of time. </w:t>
        </w:r>
      </w:ins>
      <w:bookmarkStart w:id="216" w:name="_GoBack"/>
      <w:bookmarkEnd w:id="216"/>
      <w:moveToRangeStart w:id="217" w:author="Kate Newhart" w:date="2019-11-07T10:26:00Z" w:name="move24014788"/>
      <w:moveTo w:id="218" w:author="Kate Newhart" w:date="2019-11-07T10:26:00Z">
        <w:del w:id="219" w:author="Kate Newhart" w:date="2019-11-07T10:42:00Z">
          <w:r w:rsidDel="00E93C16">
            <w:delText>The large difference between the Monte Carlo simulation of the combined population and the observed TSV metric in the case of ABAC 4.0 mg/L 90 s and 300s verify that ABAC with a 4.0 mg/L setpoint is a more stable operating condition than DO.</w:delText>
          </w:r>
        </w:del>
      </w:moveTo>
    </w:p>
    <w:p w:rsidR="001B28CC" w:rsidRDefault="001B28CC" w:rsidP="001B28CC">
      <w:pPr>
        <w:pStyle w:val="BodyText"/>
        <w:rPr>
          <w:ins w:id="220" w:author="Kate Newhart" w:date="2019-11-07T10:35:00Z"/>
        </w:rPr>
      </w:pPr>
    </w:p>
    <w:p w:rsidR="001B28CC" w:rsidRDefault="001B28CC" w:rsidP="001B28CC">
      <w:pPr>
        <w:pStyle w:val="BodyText"/>
        <w:rPr>
          <w:ins w:id="221" w:author="Kate Newhart" w:date="2019-11-07T10:35:00Z"/>
        </w:rPr>
      </w:pPr>
      <w:ins w:id="222" w:author="Kate Newhart" w:date="2019-11-07T10:35:00Z">
        <w:r>
          <w:rPr>
            <w:noProof/>
          </w:rPr>
          <w:drawing>
            <wp:inline distT="0" distB="0" distL="0" distR="0" wp14:anchorId="565DC98A" wp14:editId="6709A300">
              <wp:extent cx="5943600" cy="2286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figures/Plot%20Z7%20NH4%20for%20each%20case-1.png"/>
                      <pic:cNvPicPr>
                        <a:picLocks noChangeAspect="1" noChangeArrowheads="1"/>
                      </pic:cNvPicPr>
                    </pic:nvPicPr>
                    <pic:blipFill>
                      <a:blip r:embed="rId13"/>
                      <a:stretch>
                        <a:fillRect/>
                      </a:stretch>
                    </pic:blipFill>
                    <pic:spPr bwMode="auto">
                      <a:xfrm>
                        <a:off x="0" y="0"/>
                        <a:ext cx="5943600" cy="2286000"/>
                      </a:xfrm>
                      <a:prstGeom prst="rect">
                        <a:avLst/>
                      </a:prstGeom>
                      <a:noFill/>
                      <a:ln w="9525">
                        <a:noFill/>
                        <a:headEnd/>
                        <a:tailEnd/>
                      </a:ln>
                    </pic:spPr>
                  </pic:pic>
                </a:graphicData>
              </a:graphic>
            </wp:inline>
          </w:drawing>
        </w:r>
      </w:ins>
    </w:p>
    <w:p w:rsidR="001B28CC" w:rsidRDefault="001B28CC" w:rsidP="001B28CC">
      <w:pPr>
        <w:pStyle w:val="BodyText"/>
        <w:rPr>
          <w:ins w:id="223" w:author="Kate Newhart" w:date="2019-11-07T10:35:00Z"/>
        </w:rPr>
      </w:pPr>
      <w:ins w:id="224" w:author="Kate Newhart" w:date="2019-11-07T10:35:00Z">
        <w:r>
          <w:rPr>
            <w:rStyle w:val="Figure-Label"/>
          </w:rPr>
          <w:t>Figure 6. Timeseries plot of zone 7 ammonia at the Boulder Water Resource Recovery Facility.</w:t>
        </w:r>
      </w:ins>
    </w:p>
    <w:p w:rsidR="001B28CC" w:rsidRPr="001B28CC" w:rsidRDefault="001B28CC" w:rsidP="001B28CC">
      <w:pPr>
        <w:pStyle w:val="BodyText"/>
        <w:rPr>
          <w:moveTo w:id="225" w:author="Kate Newhart" w:date="2019-11-07T10:26:00Z"/>
        </w:rPr>
        <w:pPrChange w:id="226" w:author="Kate Newhart" w:date="2019-11-07T10:35:00Z">
          <w:pPr>
            <w:pStyle w:val="FirstParagraph"/>
          </w:pPr>
        </w:pPrChange>
      </w:pPr>
    </w:p>
    <w:moveToRangeEnd w:id="217"/>
    <w:p w:rsidR="001B28CC" w:rsidRPr="001B28CC" w:rsidRDefault="001B28CC" w:rsidP="001B28CC">
      <w:pPr>
        <w:pStyle w:val="BodyText"/>
        <w:pPrChange w:id="227" w:author="Kate Newhart" w:date="2019-11-07T10:26:00Z">
          <w:pPr>
            <w:pStyle w:val="FirstParagraph"/>
          </w:pPr>
        </w:pPrChange>
      </w:pPr>
    </w:p>
    <w:p w:rsidR="00CB5581" w:rsidRDefault="00771747">
      <w:pPr>
        <w:pStyle w:val="Heading2"/>
      </w:pPr>
      <w:bookmarkStart w:id="228" w:name="ammonia-forecast-1"/>
      <w:bookmarkStart w:id="229" w:name="_Toc24007739"/>
      <w:r>
        <w:t>Ammonia forecast</w:t>
      </w:r>
      <w:bookmarkEnd w:id="228"/>
      <w:bookmarkEnd w:id="229"/>
    </w:p>
    <w:p w:rsidR="00CB5581" w:rsidRDefault="00771747">
      <w:pPr>
        <w:pStyle w:val="Heading3"/>
      </w:pPr>
      <w:bookmarkStart w:id="230" w:name="diurnal-model-1"/>
      <w:bookmarkStart w:id="231" w:name="_Toc24007740"/>
      <w:r>
        <w:t>Diurnal model</w:t>
      </w:r>
      <w:bookmarkEnd w:id="230"/>
      <w:bookmarkEnd w:id="231"/>
    </w:p>
    <w:p w:rsidR="00CB5581" w:rsidRDefault="00771747">
      <w:pPr>
        <w:pStyle w:val="FirstParagraph"/>
      </w:pPr>
      <w:r>
        <w:t>The initial diurnal model fit used a single sine/cosine pair. However, this approach did not capture all visible cyclic patterns. Further testing evaluated the model fit of 1 - 200 sine/cosine pairs. The best diurnal model fit for the training and testing data of each control congiuration was effectively achieved using a 6 degree diurnal model (Figure 5). The realively low R</w:t>
      </w:r>
      <w:r>
        <w:rPr>
          <w:vertAlign w:val="superscript"/>
        </w:rPr>
        <w:t>2</w:t>
      </w:r>
      <w:r>
        <w:t xml:space="preserve"> value of the ABAC 3.5 control configuration is evident of abnormal variation in the minimum and maximum ammonia values (Figure 6).</w:t>
      </w:r>
    </w:p>
    <w:p w:rsidR="00CB5581" w:rsidRDefault="00771747">
      <w:pPr>
        <w:pStyle w:val="BodyText"/>
      </w:pPr>
      <w:r>
        <w:rPr>
          <w:noProof/>
        </w:rPr>
        <w:lastRenderedPageBreak/>
        <w:drawing>
          <wp:inline distT="0" distB="0" distL="0" distR="0">
            <wp:extent cx="5943600" cy="3657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Plot%20diurnal%20fit%20r2-1.png"/>
                    <pic:cNvPicPr>
                      <a:picLocks noChangeAspect="1" noChangeArrowheads="1"/>
                    </pic:cNvPicPr>
                  </pic:nvPicPr>
                  <pic:blipFill>
                    <a:blip r:embed="rId14"/>
                    <a:stretch>
                      <a:fillRect/>
                    </a:stretch>
                  </pic:blipFill>
                  <pic:spPr bwMode="auto">
                    <a:xfrm>
                      <a:off x="0" y="0"/>
                      <a:ext cx="5943600" cy="3657600"/>
                    </a:xfrm>
                    <a:prstGeom prst="rect">
                      <a:avLst/>
                    </a:prstGeom>
                    <a:noFill/>
                    <a:ln w="9525">
                      <a:noFill/>
                      <a:headEnd/>
                      <a:tailEnd/>
                    </a:ln>
                  </pic:spPr>
                </pic:pic>
              </a:graphicData>
            </a:graphic>
          </wp:inline>
        </w:drawing>
      </w:r>
    </w:p>
    <w:p w:rsidR="00CB5581" w:rsidRDefault="00771747">
      <w:pPr>
        <w:pStyle w:val="BodyText"/>
      </w:pPr>
      <w:r>
        <w:rPr>
          <w:rStyle w:val="Figure-Label"/>
        </w:rPr>
        <w:t>Figure 5. Diurnal model fit as function of degree for each control configuration. The red line indicates the R</w:t>
      </w:r>
      <w:r>
        <w:rPr>
          <w:rStyle w:val="Figure-Label"/>
          <w:vertAlign w:val="superscript"/>
        </w:rPr>
        <w:t>2</w:t>
      </w:r>
      <w:r>
        <w:rPr>
          <w:rStyle w:val="Figure-Label"/>
        </w:rPr>
        <w:t xml:space="preserve"> (top) or RMSE (bottom) value for a 10th degree diurnal model, which is effectively achieved by a 6 degree or fewer diurnal model.</w:t>
      </w:r>
    </w:p>
    <w:p w:rsidR="00CB5581" w:rsidDel="001B28CC" w:rsidRDefault="00771747">
      <w:pPr>
        <w:pStyle w:val="BodyText"/>
        <w:rPr>
          <w:del w:id="232" w:author="Kate Newhart" w:date="2019-11-07T10:34:00Z"/>
        </w:rPr>
      </w:pPr>
      <w:del w:id="233" w:author="Kate Newhart" w:date="2019-11-07T10:34:00Z">
        <w:r w:rsidDel="001B28CC">
          <w:rPr>
            <w:noProof/>
          </w:rPr>
          <w:drawing>
            <wp:inline distT="0" distB="0" distL="0" distR="0">
              <wp:extent cx="5943600" cy="228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Plot%20Z7%20NH4%20for%20each%20case-1.png"/>
                      <pic:cNvPicPr>
                        <a:picLocks noChangeAspect="1" noChangeArrowheads="1"/>
                      </pic:cNvPicPr>
                    </pic:nvPicPr>
                    <pic:blipFill>
                      <a:blip r:embed="rId13"/>
                      <a:stretch>
                        <a:fillRect/>
                      </a:stretch>
                    </pic:blipFill>
                    <pic:spPr bwMode="auto">
                      <a:xfrm>
                        <a:off x="0" y="0"/>
                        <a:ext cx="5943600" cy="2286000"/>
                      </a:xfrm>
                      <a:prstGeom prst="rect">
                        <a:avLst/>
                      </a:prstGeom>
                      <a:noFill/>
                      <a:ln w="9525">
                        <a:noFill/>
                        <a:headEnd/>
                        <a:tailEnd/>
                      </a:ln>
                    </pic:spPr>
                  </pic:pic>
                </a:graphicData>
              </a:graphic>
            </wp:inline>
          </w:drawing>
        </w:r>
      </w:del>
    </w:p>
    <w:p w:rsidR="00CB5581" w:rsidDel="001B28CC" w:rsidRDefault="00771747">
      <w:pPr>
        <w:pStyle w:val="BodyText"/>
        <w:rPr>
          <w:del w:id="234" w:author="Kate Newhart" w:date="2019-11-07T10:34:00Z"/>
        </w:rPr>
      </w:pPr>
      <w:del w:id="235" w:author="Kate Newhart" w:date="2019-11-07T10:34:00Z">
        <w:r w:rsidDel="001B28CC">
          <w:rPr>
            <w:rStyle w:val="Figure-Label"/>
          </w:rPr>
          <w:delText>Figure 6. Timeseries plot of zone 7 ammonia at the Boulder Water Resource Recovery Facility.</w:delText>
        </w:r>
      </w:del>
    </w:p>
    <w:p w:rsidR="00CB5581" w:rsidRDefault="00771747">
      <w:pPr>
        <w:pStyle w:val="Heading3"/>
      </w:pPr>
      <w:bookmarkStart w:id="236" w:name="linear-model-1"/>
      <w:bookmarkStart w:id="237" w:name="_Toc24007741"/>
      <w:r>
        <w:t>Linear model</w:t>
      </w:r>
      <w:bookmarkEnd w:id="236"/>
      <w:bookmarkEnd w:id="237"/>
    </w:p>
    <w:p w:rsidR="00CB5581" w:rsidRDefault="00771747">
      <w:pPr>
        <w:pStyle w:val="FirstParagraph"/>
      </w:pPr>
      <w:r>
        <w:t xml:space="preserve">To accurately forecast ammonia, a multiple linear regression model is used that incorporates the time-dependent diurnal terms and monitored process variables. When the linear model is fit to various forecast horizons of ammonia, it is evident that the forecast horizon and the length of the training dataset are related (Figure 7). For short forecast horizons (i.e., 5 minutes), the longer </w:t>
      </w:r>
      <w:r>
        <w:lastRenderedPageBreak/>
        <w:t>training windows are better able to fit the training data. As the forecasting horizon increases, shorter training windows (i.e., 1 day) are the most accurate. A contributing factor may be the difference in the ammonia over weekends as opposed to weekdays, which tend to exibit stronger regular diurnal patterns.</w:t>
      </w:r>
    </w:p>
    <w:p w:rsidR="00CB5581" w:rsidRDefault="00771747">
      <w:pPr>
        <w:pStyle w:val="BodyText"/>
      </w:pPr>
      <w:r>
        <w:t>NEEDS DONE –&gt; Subtract off diurnal component to calculate fraction accounted for by process variables vs time NEEDS DONE –&gt; Look are variables included in the model</w:t>
      </w:r>
    </w:p>
    <w:p w:rsidR="00CB5581" w:rsidRDefault="00771747">
      <w:pPr>
        <w:pStyle w:val="BodyText"/>
      </w:pPr>
      <w:r>
        <w:rPr>
          <w:noProof/>
        </w:rPr>
        <w:lastRenderedPageBreak/>
        <w:drawing>
          <wp:inline distT="0" distB="0" distL="0" distR="0">
            <wp:extent cx="5943600" cy="777239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Plot%20DO%20and%20ab3_4.0%20model%20training%20error%20by%20training%20window-1.png"/>
                    <pic:cNvPicPr>
                      <a:picLocks noChangeAspect="1" noChangeArrowheads="1"/>
                    </pic:cNvPicPr>
                  </pic:nvPicPr>
                  <pic:blipFill>
                    <a:blip r:embed="rId15"/>
                    <a:stretch>
                      <a:fillRect/>
                    </a:stretch>
                  </pic:blipFill>
                  <pic:spPr bwMode="auto">
                    <a:xfrm>
                      <a:off x="0" y="0"/>
                      <a:ext cx="5943600" cy="7772399"/>
                    </a:xfrm>
                    <a:prstGeom prst="rect">
                      <a:avLst/>
                    </a:prstGeom>
                    <a:noFill/>
                    <a:ln w="9525">
                      <a:noFill/>
                      <a:headEnd/>
                      <a:tailEnd/>
                    </a:ln>
                  </pic:spPr>
                </pic:pic>
              </a:graphicData>
            </a:graphic>
          </wp:inline>
        </w:drawing>
      </w:r>
    </w:p>
    <w:p w:rsidR="00CB5581" w:rsidRDefault="00771747">
      <w:pPr>
        <w:pStyle w:val="BodyText"/>
      </w:pPr>
      <w:r>
        <w:rPr>
          <w:rStyle w:val="Figure-Label"/>
        </w:rPr>
        <w:t>Figure 7</w:t>
      </w:r>
    </w:p>
    <w:p w:rsidR="00CB5581" w:rsidRDefault="00771747">
      <w:pPr>
        <w:pStyle w:val="BodyText"/>
      </w:pPr>
      <w:r>
        <w:rPr>
          <w:rStyle w:val="Notes0"/>
        </w:rPr>
        <w:lastRenderedPageBreak/>
        <w:t>Overlay ammonia?</w:t>
      </w:r>
    </w:p>
    <w:p w:rsidR="00CB5581" w:rsidRDefault="00771747">
      <w:pPr>
        <w:pStyle w:val="BodyText"/>
      </w:pPr>
      <w:r>
        <w:t>An analysis of testing model error (i.e., accuracy of model from data not used in model training) conveys a different message than te error observed during training. Figure 8 is an example of the DO control and ABAC 4.0, 90s configuration (testing RMSE and R</w:t>
      </w:r>
      <w:r>
        <w:rPr>
          <w:vertAlign w:val="superscript"/>
        </w:rPr>
        <w:t>2</w:t>
      </w:r>
      <w:r>
        <w:t xml:space="preserve"> values for each training window, forecast horizon, and test configuration can be found in the </w:t>
      </w:r>
      <w:hyperlink w:anchor="model-testing-error">
        <w:r>
          <w:rPr>
            <w:rStyle w:val="Hyperlink"/>
          </w:rPr>
          <w:t>Appendix</w:t>
        </w:r>
      </w:hyperlink>
      <w:r>
        <w:t xml:space="preserve">). When only the diurnal model is considered (i.e., time as a function of sine and cosine are the only predictors), the existing control paradigm of using the current measured sensor value of ammonia (i.e., </w:t>
      </w:r>
      <w:r>
        <w:rPr>
          <w:i/>
        </w:rPr>
        <w:t>persistence</w:t>
      </w:r>
      <w:r>
        <w:t xml:space="preserve"> forecast) is more accurate (i.e., lower RMSE and higher R</w:t>
      </w:r>
      <w:r>
        <w:rPr>
          <w:vertAlign w:val="superscript"/>
        </w:rPr>
        <w:t>2</w:t>
      </w:r>
      <w:r>
        <w:t>). When the linear model is trained using time and process variables, the combination diurnal-linear model is more accurate than the current control paradigm.</w:t>
      </w:r>
    </w:p>
    <w:p w:rsidR="00CB5581" w:rsidRDefault="00771747">
      <w:pPr>
        <w:pStyle w:val="BodyText"/>
      </w:pPr>
      <w:r>
        <w:rPr>
          <w:noProof/>
        </w:rPr>
        <w:drawing>
          <wp:inline distT="0" distB="0" distL="0" distR="0">
            <wp:extent cx="5943600" cy="274319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esting%20error-1.png"/>
                    <pic:cNvPicPr>
                      <a:picLocks noChangeAspect="1" noChangeArrowheads="1"/>
                    </pic:cNvPicPr>
                  </pic:nvPicPr>
                  <pic:blipFill>
                    <a:blip r:embed="rId16"/>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esting%20error-2.png"/>
                    <pic:cNvPicPr>
                      <a:picLocks noChangeAspect="1" noChangeArrowheads="1"/>
                    </pic:cNvPicPr>
                  </pic:nvPicPr>
                  <pic:blipFill>
                    <a:blip r:embed="rId17"/>
                    <a:stretch>
                      <a:fillRect/>
                    </a:stretch>
                  </pic:blipFill>
                  <pic:spPr bwMode="auto">
                    <a:xfrm>
                      <a:off x="0" y="0"/>
                      <a:ext cx="5943600" cy="2743199"/>
                    </a:xfrm>
                    <a:prstGeom prst="rect">
                      <a:avLst/>
                    </a:prstGeom>
                    <a:noFill/>
                    <a:ln w="9525">
                      <a:noFill/>
                      <a:headEnd/>
                      <a:tailEnd/>
                    </a:ln>
                  </pic:spPr>
                </pic:pic>
              </a:graphicData>
            </a:graphic>
          </wp:inline>
        </w:drawing>
      </w:r>
    </w:p>
    <w:p w:rsidR="00CB5581" w:rsidRDefault="00771747">
      <w:pPr>
        <w:pStyle w:val="BodyText"/>
      </w:pPr>
      <w:r>
        <w:rPr>
          <w:rStyle w:val="Figure-Label"/>
        </w:rPr>
        <w:t xml:space="preserve">Figure 8. Testing RMSE and R-squared for the models tested on the DO control and ABAC 4.0, 90s confiuration. The black dashed line is the error of the </w:t>
      </w:r>
      <w:r>
        <w:rPr>
          <w:rStyle w:val="Figure-Label"/>
          <w:i/>
        </w:rPr>
        <w:t>persistence</w:t>
      </w:r>
      <w:r>
        <w:rPr>
          <w:rStyle w:val="Figure-Label"/>
        </w:rPr>
        <w:t xml:space="preserve"> forecast, which simulates the current operating condition of using the ammonia sensor’s current measured value to respond </w:t>
      </w:r>
      <w:r>
        <w:rPr>
          <w:rStyle w:val="Figure-Label"/>
        </w:rPr>
        <w:lastRenderedPageBreak/>
        <w:t>to water quality changes. The red dashed line is the diurnal model error trained on 1 day of data. The 2-day diurnal model is within the plotting region for ABAC 4.0, 90s, but all other diurnal model training windows performed too poorly to be visualized.</w:t>
      </w:r>
    </w:p>
    <w:p w:rsidR="00CB5581" w:rsidRDefault="00771747">
      <w:pPr>
        <w:pStyle w:val="BodyText"/>
      </w:pPr>
      <w:r>
        <w:t>To demonstrate the potential improvement by incorporating the forecasting model into the cascade control loop, the percent improvement between the persistence forecast and the model forecast for each training window and forecast horizon are calculated and averaged across the four control conditions evaluated in this study (Table 2). Depending on the desired forecast horizon, a training window can be selected that has the largest percent improvement (i.e., reduction in error or RMSE)</w:t>
      </w:r>
    </w:p>
    <w:p w:rsidR="00CB5581" w:rsidRDefault="00771747">
      <w:pPr>
        <w:pStyle w:val="BodyText"/>
      </w:pPr>
      <w:r>
        <w:rPr>
          <w:rStyle w:val="Figure-Label"/>
        </w:rPr>
        <w:t>Table 2. Average percent improvement for all control configurations (DO and ABAC) by training window length and forecast horizon. Positive values indicate the model forecast was more accurate than the persistence forecast.</w:t>
      </w:r>
    </w:p>
    <w:tbl>
      <w:tblPr>
        <w:tblStyle w:val="Table"/>
        <w:tblW w:w="0" w:type="pct"/>
        <w:tblLook w:val="07E0" w:firstRow="1" w:lastRow="1" w:firstColumn="1" w:lastColumn="1" w:noHBand="1" w:noVBand="1"/>
      </w:tblPr>
      <w:tblGrid>
        <w:gridCol w:w="796"/>
        <w:gridCol w:w="797"/>
        <w:gridCol w:w="917"/>
        <w:gridCol w:w="917"/>
        <w:gridCol w:w="917"/>
        <w:gridCol w:w="917"/>
        <w:gridCol w:w="917"/>
        <w:gridCol w:w="917"/>
        <w:gridCol w:w="917"/>
      </w:tblGrid>
      <w:tr w:rsidR="00CB5581">
        <w:tc>
          <w:tcPr>
            <w:tcW w:w="0" w:type="auto"/>
            <w:tcBorders>
              <w:bottom w:val="single" w:sz="0" w:space="0" w:color="auto"/>
            </w:tcBorders>
            <w:vAlign w:val="bottom"/>
          </w:tcPr>
          <w:p w:rsidR="00CB5581" w:rsidRDefault="00CB5581"/>
        </w:tc>
        <w:tc>
          <w:tcPr>
            <w:tcW w:w="0" w:type="auto"/>
            <w:tcBorders>
              <w:bottom w:val="single" w:sz="0" w:space="0" w:color="auto"/>
            </w:tcBorders>
            <w:vAlign w:val="bottom"/>
          </w:tcPr>
          <w:p w:rsidR="00CB5581" w:rsidRDefault="00771747">
            <w:pPr>
              <w:pStyle w:val="Compact"/>
              <w:jc w:val="left"/>
            </w:pPr>
            <w:r>
              <w:t>5 Min</w:t>
            </w:r>
          </w:p>
        </w:tc>
        <w:tc>
          <w:tcPr>
            <w:tcW w:w="0" w:type="auto"/>
            <w:tcBorders>
              <w:bottom w:val="single" w:sz="0" w:space="0" w:color="auto"/>
            </w:tcBorders>
            <w:vAlign w:val="bottom"/>
          </w:tcPr>
          <w:p w:rsidR="00CB5581" w:rsidRDefault="00771747">
            <w:pPr>
              <w:pStyle w:val="Compact"/>
              <w:jc w:val="left"/>
            </w:pPr>
            <w:r>
              <w:t>15 Min</w:t>
            </w:r>
          </w:p>
        </w:tc>
        <w:tc>
          <w:tcPr>
            <w:tcW w:w="0" w:type="auto"/>
            <w:tcBorders>
              <w:bottom w:val="single" w:sz="0" w:space="0" w:color="auto"/>
            </w:tcBorders>
            <w:vAlign w:val="bottom"/>
          </w:tcPr>
          <w:p w:rsidR="00CB5581" w:rsidRDefault="00771747">
            <w:pPr>
              <w:pStyle w:val="Compact"/>
              <w:jc w:val="left"/>
            </w:pPr>
            <w:r>
              <w:t>25 Min</w:t>
            </w:r>
          </w:p>
        </w:tc>
        <w:tc>
          <w:tcPr>
            <w:tcW w:w="0" w:type="auto"/>
            <w:tcBorders>
              <w:bottom w:val="single" w:sz="0" w:space="0" w:color="auto"/>
            </w:tcBorders>
            <w:vAlign w:val="bottom"/>
          </w:tcPr>
          <w:p w:rsidR="00CB5581" w:rsidRDefault="00771747">
            <w:pPr>
              <w:pStyle w:val="Compact"/>
              <w:jc w:val="left"/>
            </w:pPr>
            <w:r>
              <w:t>35 Min</w:t>
            </w:r>
          </w:p>
        </w:tc>
        <w:tc>
          <w:tcPr>
            <w:tcW w:w="0" w:type="auto"/>
            <w:tcBorders>
              <w:bottom w:val="single" w:sz="0" w:space="0" w:color="auto"/>
            </w:tcBorders>
            <w:vAlign w:val="bottom"/>
          </w:tcPr>
          <w:p w:rsidR="00CB5581" w:rsidRDefault="00771747">
            <w:pPr>
              <w:pStyle w:val="Compact"/>
              <w:jc w:val="left"/>
            </w:pPr>
            <w:r>
              <w:t>45 Min</w:t>
            </w:r>
          </w:p>
        </w:tc>
        <w:tc>
          <w:tcPr>
            <w:tcW w:w="0" w:type="auto"/>
            <w:tcBorders>
              <w:bottom w:val="single" w:sz="0" w:space="0" w:color="auto"/>
            </w:tcBorders>
            <w:vAlign w:val="bottom"/>
          </w:tcPr>
          <w:p w:rsidR="00CB5581" w:rsidRDefault="00771747">
            <w:pPr>
              <w:pStyle w:val="Compact"/>
              <w:jc w:val="left"/>
            </w:pPr>
            <w:r>
              <w:t>55 Min</w:t>
            </w:r>
          </w:p>
        </w:tc>
        <w:tc>
          <w:tcPr>
            <w:tcW w:w="0" w:type="auto"/>
            <w:tcBorders>
              <w:bottom w:val="single" w:sz="0" w:space="0" w:color="auto"/>
            </w:tcBorders>
            <w:vAlign w:val="bottom"/>
          </w:tcPr>
          <w:p w:rsidR="00CB5581" w:rsidRDefault="00771747">
            <w:pPr>
              <w:pStyle w:val="Compact"/>
              <w:jc w:val="left"/>
            </w:pPr>
            <w:r>
              <w:t>65 Min</w:t>
            </w:r>
          </w:p>
        </w:tc>
        <w:tc>
          <w:tcPr>
            <w:tcW w:w="0" w:type="auto"/>
            <w:tcBorders>
              <w:bottom w:val="single" w:sz="0" w:space="0" w:color="auto"/>
            </w:tcBorders>
            <w:vAlign w:val="bottom"/>
          </w:tcPr>
          <w:p w:rsidR="00CB5581" w:rsidRDefault="00771747">
            <w:pPr>
              <w:pStyle w:val="Compact"/>
              <w:jc w:val="left"/>
            </w:pPr>
            <w:r>
              <w:t>75 Min</w:t>
            </w:r>
          </w:p>
        </w:tc>
      </w:tr>
      <w:tr w:rsidR="00CB5581">
        <w:tc>
          <w:tcPr>
            <w:tcW w:w="0" w:type="auto"/>
          </w:tcPr>
          <w:p w:rsidR="00CB5581" w:rsidRDefault="00771747">
            <w:pPr>
              <w:pStyle w:val="Compact"/>
              <w:jc w:val="left"/>
            </w:pPr>
            <w:r>
              <w:t>1 Day</w:t>
            </w:r>
          </w:p>
        </w:tc>
        <w:tc>
          <w:tcPr>
            <w:tcW w:w="0" w:type="auto"/>
          </w:tcPr>
          <w:p w:rsidR="00CB5581" w:rsidRDefault="00771747">
            <w:pPr>
              <w:pStyle w:val="Compact"/>
              <w:jc w:val="left"/>
            </w:pPr>
            <w:r>
              <w:t>1.6</w:t>
            </w:r>
          </w:p>
        </w:tc>
        <w:tc>
          <w:tcPr>
            <w:tcW w:w="0" w:type="auto"/>
          </w:tcPr>
          <w:p w:rsidR="00CB5581" w:rsidRDefault="00771747">
            <w:pPr>
              <w:pStyle w:val="Compact"/>
              <w:jc w:val="left"/>
            </w:pPr>
            <w:r>
              <w:t>11</w:t>
            </w:r>
          </w:p>
        </w:tc>
        <w:tc>
          <w:tcPr>
            <w:tcW w:w="0" w:type="auto"/>
          </w:tcPr>
          <w:p w:rsidR="00CB5581" w:rsidRDefault="00771747">
            <w:pPr>
              <w:pStyle w:val="Compact"/>
              <w:jc w:val="left"/>
            </w:pPr>
            <w:r>
              <w:t>7.2</w:t>
            </w:r>
          </w:p>
        </w:tc>
        <w:tc>
          <w:tcPr>
            <w:tcW w:w="0" w:type="auto"/>
          </w:tcPr>
          <w:p w:rsidR="00CB5581" w:rsidRDefault="00771747">
            <w:pPr>
              <w:pStyle w:val="Compact"/>
              <w:jc w:val="left"/>
            </w:pPr>
            <w:r>
              <w:t>4.2</w:t>
            </w:r>
          </w:p>
        </w:tc>
        <w:tc>
          <w:tcPr>
            <w:tcW w:w="0" w:type="auto"/>
          </w:tcPr>
          <w:p w:rsidR="00CB5581" w:rsidRDefault="00771747">
            <w:pPr>
              <w:pStyle w:val="Compact"/>
              <w:jc w:val="left"/>
            </w:pPr>
            <w:r>
              <w:t>2.7</w:t>
            </w:r>
          </w:p>
        </w:tc>
        <w:tc>
          <w:tcPr>
            <w:tcW w:w="0" w:type="auto"/>
          </w:tcPr>
          <w:p w:rsidR="00CB5581" w:rsidRDefault="00771747">
            <w:pPr>
              <w:pStyle w:val="Compact"/>
              <w:jc w:val="left"/>
            </w:pPr>
            <w:r>
              <w:t>3.3</w:t>
            </w:r>
          </w:p>
        </w:tc>
        <w:tc>
          <w:tcPr>
            <w:tcW w:w="0" w:type="auto"/>
          </w:tcPr>
          <w:p w:rsidR="00CB5581" w:rsidRDefault="00771747">
            <w:pPr>
              <w:pStyle w:val="Compact"/>
              <w:jc w:val="left"/>
            </w:pPr>
            <w:r>
              <w:t>3.4</w:t>
            </w:r>
          </w:p>
        </w:tc>
        <w:tc>
          <w:tcPr>
            <w:tcW w:w="0" w:type="auto"/>
          </w:tcPr>
          <w:p w:rsidR="00CB5581" w:rsidRDefault="00771747">
            <w:pPr>
              <w:pStyle w:val="Compact"/>
              <w:jc w:val="left"/>
            </w:pPr>
            <w:r>
              <w:t>3.2</w:t>
            </w:r>
          </w:p>
        </w:tc>
      </w:tr>
      <w:tr w:rsidR="00CB5581">
        <w:tc>
          <w:tcPr>
            <w:tcW w:w="0" w:type="auto"/>
          </w:tcPr>
          <w:p w:rsidR="00CB5581" w:rsidRDefault="00771747">
            <w:pPr>
              <w:pStyle w:val="Compact"/>
              <w:jc w:val="left"/>
            </w:pPr>
            <w:r>
              <w:t>2 Day</w:t>
            </w:r>
          </w:p>
        </w:tc>
        <w:tc>
          <w:tcPr>
            <w:tcW w:w="0" w:type="auto"/>
          </w:tcPr>
          <w:p w:rsidR="00CB5581" w:rsidRDefault="00771747">
            <w:pPr>
              <w:pStyle w:val="Compact"/>
              <w:jc w:val="left"/>
            </w:pPr>
            <w:r>
              <w:t>-2.3</w:t>
            </w:r>
          </w:p>
        </w:tc>
        <w:tc>
          <w:tcPr>
            <w:tcW w:w="0" w:type="auto"/>
          </w:tcPr>
          <w:p w:rsidR="00CB5581" w:rsidRDefault="00771747">
            <w:pPr>
              <w:pStyle w:val="Compact"/>
              <w:jc w:val="left"/>
            </w:pPr>
            <w:r>
              <w:t>16</w:t>
            </w:r>
          </w:p>
        </w:tc>
        <w:tc>
          <w:tcPr>
            <w:tcW w:w="0" w:type="auto"/>
          </w:tcPr>
          <w:p w:rsidR="00CB5581" w:rsidRDefault="00771747">
            <w:pPr>
              <w:pStyle w:val="Compact"/>
              <w:jc w:val="left"/>
            </w:pPr>
            <w:r>
              <w:t>17</w:t>
            </w:r>
          </w:p>
        </w:tc>
        <w:tc>
          <w:tcPr>
            <w:tcW w:w="0" w:type="auto"/>
          </w:tcPr>
          <w:p w:rsidR="00CB5581" w:rsidRDefault="00771747">
            <w:pPr>
              <w:pStyle w:val="Compact"/>
              <w:jc w:val="left"/>
            </w:pPr>
            <w:r>
              <w:t>12</w:t>
            </w:r>
          </w:p>
        </w:tc>
        <w:tc>
          <w:tcPr>
            <w:tcW w:w="0" w:type="auto"/>
          </w:tcPr>
          <w:p w:rsidR="00CB5581" w:rsidRDefault="00771747">
            <w:pPr>
              <w:pStyle w:val="Compact"/>
              <w:jc w:val="left"/>
            </w:pPr>
            <w:r>
              <w:t>6.9</w:t>
            </w:r>
          </w:p>
        </w:tc>
        <w:tc>
          <w:tcPr>
            <w:tcW w:w="0" w:type="auto"/>
          </w:tcPr>
          <w:p w:rsidR="00CB5581" w:rsidRDefault="00771747">
            <w:pPr>
              <w:pStyle w:val="Compact"/>
              <w:jc w:val="left"/>
            </w:pPr>
            <w:r>
              <w:t>-2.9</w:t>
            </w:r>
          </w:p>
        </w:tc>
        <w:tc>
          <w:tcPr>
            <w:tcW w:w="0" w:type="auto"/>
          </w:tcPr>
          <w:p w:rsidR="00CB5581" w:rsidRDefault="00771747">
            <w:pPr>
              <w:pStyle w:val="Compact"/>
              <w:jc w:val="left"/>
            </w:pPr>
            <w:r>
              <w:t>-7.8</w:t>
            </w:r>
          </w:p>
        </w:tc>
        <w:tc>
          <w:tcPr>
            <w:tcW w:w="0" w:type="auto"/>
          </w:tcPr>
          <w:p w:rsidR="00CB5581" w:rsidRDefault="00771747">
            <w:pPr>
              <w:pStyle w:val="Compact"/>
              <w:jc w:val="left"/>
            </w:pPr>
            <w:r>
              <w:t>-14</w:t>
            </w:r>
          </w:p>
        </w:tc>
      </w:tr>
      <w:tr w:rsidR="00CB5581">
        <w:tc>
          <w:tcPr>
            <w:tcW w:w="0" w:type="auto"/>
          </w:tcPr>
          <w:p w:rsidR="00CB5581" w:rsidRDefault="00771747">
            <w:pPr>
              <w:pStyle w:val="Compact"/>
              <w:jc w:val="left"/>
            </w:pPr>
            <w:r>
              <w:t>3 Day</w:t>
            </w:r>
          </w:p>
        </w:tc>
        <w:tc>
          <w:tcPr>
            <w:tcW w:w="0" w:type="auto"/>
          </w:tcPr>
          <w:p w:rsidR="00CB5581" w:rsidRDefault="00771747">
            <w:pPr>
              <w:pStyle w:val="Compact"/>
              <w:jc w:val="left"/>
            </w:pPr>
            <w:r>
              <w:t>-3.8</w:t>
            </w:r>
          </w:p>
        </w:tc>
        <w:tc>
          <w:tcPr>
            <w:tcW w:w="0" w:type="auto"/>
          </w:tcPr>
          <w:p w:rsidR="00CB5581" w:rsidRDefault="00771747">
            <w:pPr>
              <w:pStyle w:val="Compact"/>
              <w:jc w:val="left"/>
            </w:pPr>
            <w:r>
              <w:t>12</w:t>
            </w:r>
          </w:p>
        </w:tc>
        <w:tc>
          <w:tcPr>
            <w:tcW w:w="0" w:type="auto"/>
          </w:tcPr>
          <w:p w:rsidR="00CB5581" w:rsidRDefault="00771747">
            <w:pPr>
              <w:pStyle w:val="Compact"/>
              <w:jc w:val="left"/>
            </w:pPr>
            <w:r>
              <w:t>20</w:t>
            </w:r>
          </w:p>
        </w:tc>
        <w:tc>
          <w:tcPr>
            <w:tcW w:w="0" w:type="auto"/>
          </w:tcPr>
          <w:p w:rsidR="00CB5581" w:rsidRDefault="00771747">
            <w:pPr>
              <w:pStyle w:val="Compact"/>
              <w:jc w:val="left"/>
            </w:pPr>
            <w:r>
              <w:t>21</w:t>
            </w:r>
          </w:p>
        </w:tc>
        <w:tc>
          <w:tcPr>
            <w:tcW w:w="0" w:type="auto"/>
          </w:tcPr>
          <w:p w:rsidR="00CB5581" w:rsidRDefault="00771747">
            <w:pPr>
              <w:pStyle w:val="Compact"/>
              <w:jc w:val="left"/>
            </w:pPr>
            <w:r>
              <w:t>21</w:t>
            </w:r>
          </w:p>
        </w:tc>
        <w:tc>
          <w:tcPr>
            <w:tcW w:w="0" w:type="auto"/>
          </w:tcPr>
          <w:p w:rsidR="00CB5581" w:rsidRDefault="00771747">
            <w:pPr>
              <w:pStyle w:val="Compact"/>
              <w:jc w:val="left"/>
            </w:pPr>
            <w:r>
              <w:t>20</w:t>
            </w:r>
          </w:p>
        </w:tc>
        <w:tc>
          <w:tcPr>
            <w:tcW w:w="0" w:type="auto"/>
          </w:tcPr>
          <w:p w:rsidR="00CB5581" w:rsidRDefault="00771747">
            <w:pPr>
              <w:pStyle w:val="Compact"/>
              <w:jc w:val="left"/>
            </w:pPr>
            <w:r>
              <w:t>20</w:t>
            </w:r>
          </w:p>
        </w:tc>
        <w:tc>
          <w:tcPr>
            <w:tcW w:w="0" w:type="auto"/>
          </w:tcPr>
          <w:p w:rsidR="00CB5581" w:rsidRDefault="00771747">
            <w:pPr>
              <w:pStyle w:val="Compact"/>
              <w:jc w:val="left"/>
            </w:pPr>
            <w:r>
              <w:t>20</w:t>
            </w:r>
          </w:p>
        </w:tc>
      </w:tr>
      <w:tr w:rsidR="00CB5581">
        <w:tc>
          <w:tcPr>
            <w:tcW w:w="0" w:type="auto"/>
          </w:tcPr>
          <w:p w:rsidR="00CB5581" w:rsidRDefault="00771747">
            <w:pPr>
              <w:pStyle w:val="Compact"/>
              <w:jc w:val="left"/>
            </w:pPr>
            <w:r>
              <w:t>4 Day</w:t>
            </w:r>
          </w:p>
        </w:tc>
        <w:tc>
          <w:tcPr>
            <w:tcW w:w="0" w:type="auto"/>
          </w:tcPr>
          <w:p w:rsidR="00CB5581" w:rsidRDefault="00771747">
            <w:pPr>
              <w:pStyle w:val="Compact"/>
              <w:jc w:val="left"/>
            </w:pPr>
            <w:r>
              <w:t>-2.9</w:t>
            </w:r>
          </w:p>
        </w:tc>
        <w:tc>
          <w:tcPr>
            <w:tcW w:w="0" w:type="auto"/>
          </w:tcPr>
          <w:p w:rsidR="00CB5581" w:rsidRDefault="00771747">
            <w:pPr>
              <w:pStyle w:val="Compact"/>
              <w:jc w:val="left"/>
            </w:pPr>
            <w:r>
              <w:t>11</w:t>
            </w:r>
          </w:p>
        </w:tc>
        <w:tc>
          <w:tcPr>
            <w:tcW w:w="0" w:type="auto"/>
          </w:tcPr>
          <w:p w:rsidR="00CB5581" w:rsidRDefault="00771747">
            <w:pPr>
              <w:pStyle w:val="Compact"/>
              <w:jc w:val="left"/>
            </w:pPr>
            <w:r>
              <w:t>25</w:t>
            </w:r>
          </w:p>
        </w:tc>
        <w:tc>
          <w:tcPr>
            <w:tcW w:w="0" w:type="auto"/>
          </w:tcPr>
          <w:p w:rsidR="00CB5581" w:rsidRDefault="00771747">
            <w:pPr>
              <w:pStyle w:val="Compact"/>
              <w:jc w:val="left"/>
            </w:pPr>
            <w:r>
              <w:t>25</w:t>
            </w:r>
          </w:p>
        </w:tc>
        <w:tc>
          <w:tcPr>
            <w:tcW w:w="0" w:type="auto"/>
          </w:tcPr>
          <w:p w:rsidR="00CB5581" w:rsidRDefault="00771747">
            <w:pPr>
              <w:pStyle w:val="Compact"/>
              <w:jc w:val="left"/>
            </w:pPr>
            <w:r>
              <w:t>24</w:t>
            </w:r>
          </w:p>
        </w:tc>
        <w:tc>
          <w:tcPr>
            <w:tcW w:w="0" w:type="auto"/>
          </w:tcPr>
          <w:p w:rsidR="00CB5581" w:rsidRDefault="00771747">
            <w:pPr>
              <w:pStyle w:val="Compact"/>
              <w:jc w:val="left"/>
            </w:pPr>
            <w:r>
              <w:t>23</w:t>
            </w:r>
          </w:p>
        </w:tc>
        <w:tc>
          <w:tcPr>
            <w:tcW w:w="0" w:type="auto"/>
          </w:tcPr>
          <w:p w:rsidR="00CB5581" w:rsidRDefault="00771747">
            <w:pPr>
              <w:pStyle w:val="Compact"/>
              <w:jc w:val="left"/>
            </w:pPr>
            <w:r>
              <w:t>23</w:t>
            </w:r>
          </w:p>
        </w:tc>
        <w:tc>
          <w:tcPr>
            <w:tcW w:w="0" w:type="auto"/>
          </w:tcPr>
          <w:p w:rsidR="00CB5581" w:rsidRDefault="00771747">
            <w:pPr>
              <w:pStyle w:val="Compact"/>
              <w:jc w:val="left"/>
            </w:pPr>
            <w:r>
              <w:t>24</w:t>
            </w:r>
          </w:p>
        </w:tc>
      </w:tr>
      <w:tr w:rsidR="00CB5581">
        <w:tc>
          <w:tcPr>
            <w:tcW w:w="0" w:type="auto"/>
          </w:tcPr>
          <w:p w:rsidR="00CB5581" w:rsidRDefault="00771747">
            <w:pPr>
              <w:pStyle w:val="Compact"/>
              <w:jc w:val="left"/>
            </w:pPr>
            <w:r>
              <w:t>5 Day</w:t>
            </w:r>
          </w:p>
        </w:tc>
        <w:tc>
          <w:tcPr>
            <w:tcW w:w="0" w:type="auto"/>
          </w:tcPr>
          <w:p w:rsidR="00CB5581" w:rsidRDefault="00771747">
            <w:pPr>
              <w:pStyle w:val="Compact"/>
              <w:jc w:val="left"/>
            </w:pPr>
            <w:r>
              <w:t>-3</w:t>
            </w:r>
          </w:p>
        </w:tc>
        <w:tc>
          <w:tcPr>
            <w:tcW w:w="0" w:type="auto"/>
          </w:tcPr>
          <w:p w:rsidR="00CB5581" w:rsidRDefault="00771747">
            <w:pPr>
              <w:pStyle w:val="Compact"/>
              <w:jc w:val="left"/>
            </w:pPr>
            <w:r>
              <w:t>7.5</w:t>
            </w:r>
          </w:p>
        </w:tc>
        <w:tc>
          <w:tcPr>
            <w:tcW w:w="0" w:type="auto"/>
          </w:tcPr>
          <w:p w:rsidR="00CB5581" w:rsidRDefault="00771747">
            <w:pPr>
              <w:pStyle w:val="Compact"/>
              <w:jc w:val="left"/>
            </w:pPr>
            <w:r>
              <w:t>25</w:t>
            </w:r>
          </w:p>
        </w:tc>
        <w:tc>
          <w:tcPr>
            <w:tcW w:w="0" w:type="auto"/>
          </w:tcPr>
          <w:p w:rsidR="00CB5581" w:rsidRDefault="00771747">
            <w:pPr>
              <w:pStyle w:val="Compact"/>
              <w:jc w:val="left"/>
            </w:pPr>
            <w:r>
              <w:t>25</w:t>
            </w:r>
          </w:p>
        </w:tc>
        <w:tc>
          <w:tcPr>
            <w:tcW w:w="0" w:type="auto"/>
          </w:tcPr>
          <w:p w:rsidR="00CB5581" w:rsidRDefault="00771747">
            <w:pPr>
              <w:pStyle w:val="Compact"/>
              <w:jc w:val="left"/>
            </w:pPr>
            <w:r>
              <w:t>25</w:t>
            </w:r>
          </w:p>
        </w:tc>
        <w:tc>
          <w:tcPr>
            <w:tcW w:w="0" w:type="auto"/>
          </w:tcPr>
          <w:p w:rsidR="00CB5581" w:rsidRDefault="00771747">
            <w:pPr>
              <w:pStyle w:val="Compact"/>
              <w:jc w:val="left"/>
            </w:pPr>
            <w:r>
              <w:t>25</w:t>
            </w:r>
          </w:p>
        </w:tc>
        <w:tc>
          <w:tcPr>
            <w:tcW w:w="0" w:type="auto"/>
          </w:tcPr>
          <w:p w:rsidR="00CB5581" w:rsidRDefault="00771747">
            <w:pPr>
              <w:pStyle w:val="Compact"/>
              <w:jc w:val="left"/>
            </w:pPr>
            <w:r>
              <w:t>25</w:t>
            </w:r>
          </w:p>
        </w:tc>
        <w:tc>
          <w:tcPr>
            <w:tcW w:w="0" w:type="auto"/>
          </w:tcPr>
          <w:p w:rsidR="00CB5581" w:rsidRDefault="00771747">
            <w:pPr>
              <w:pStyle w:val="Compact"/>
              <w:jc w:val="left"/>
            </w:pPr>
            <w:r>
              <w:t>26</w:t>
            </w:r>
          </w:p>
        </w:tc>
      </w:tr>
      <w:tr w:rsidR="00CB5581">
        <w:tc>
          <w:tcPr>
            <w:tcW w:w="0" w:type="auto"/>
          </w:tcPr>
          <w:p w:rsidR="00CB5581" w:rsidRDefault="00771747">
            <w:pPr>
              <w:pStyle w:val="Compact"/>
              <w:jc w:val="left"/>
            </w:pPr>
            <w:r>
              <w:t>6 Day</w:t>
            </w:r>
          </w:p>
        </w:tc>
        <w:tc>
          <w:tcPr>
            <w:tcW w:w="0" w:type="auto"/>
          </w:tcPr>
          <w:p w:rsidR="00CB5581" w:rsidRDefault="00771747">
            <w:pPr>
              <w:pStyle w:val="Compact"/>
              <w:jc w:val="left"/>
            </w:pPr>
            <w:r>
              <w:t>-2.7</w:t>
            </w:r>
          </w:p>
        </w:tc>
        <w:tc>
          <w:tcPr>
            <w:tcW w:w="0" w:type="auto"/>
          </w:tcPr>
          <w:p w:rsidR="00CB5581" w:rsidRDefault="00771747">
            <w:pPr>
              <w:pStyle w:val="Compact"/>
              <w:jc w:val="left"/>
            </w:pPr>
            <w:r>
              <w:t>6.8</w:t>
            </w:r>
          </w:p>
        </w:tc>
        <w:tc>
          <w:tcPr>
            <w:tcW w:w="0" w:type="auto"/>
          </w:tcPr>
          <w:p w:rsidR="00CB5581" w:rsidRDefault="00771747">
            <w:pPr>
              <w:pStyle w:val="Compact"/>
              <w:jc w:val="left"/>
            </w:pPr>
            <w:r>
              <w:t>28</w:t>
            </w:r>
          </w:p>
        </w:tc>
        <w:tc>
          <w:tcPr>
            <w:tcW w:w="0" w:type="auto"/>
          </w:tcPr>
          <w:p w:rsidR="00CB5581" w:rsidRDefault="00771747">
            <w:pPr>
              <w:pStyle w:val="Compact"/>
              <w:jc w:val="left"/>
            </w:pPr>
            <w:r>
              <w:t>30</w:t>
            </w:r>
          </w:p>
        </w:tc>
        <w:tc>
          <w:tcPr>
            <w:tcW w:w="0" w:type="auto"/>
          </w:tcPr>
          <w:p w:rsidR="00CB5581" w:rsidRDefault="00771747">
            <w:pPr>
              <w:pStyle w:val="Compact"/>
              <w:jc w:val="left"/>
            </w:pPr>
            <w:r>
              <w:t>31</w:t>
            </w:r>
          </w:p>
        </w:tc>
        <w:tc>
          <w:tcPr>
            <w:tcW w:w="0" w:type="auto"/>
          </w:tcPr>
          <w:p w:rsidR="00CB5581" w:rsidRDefault="00771747">
            <w:pPr>
              <w:pStyle w:val="Compact"/>
              <w:jc w:val="left"/>
            </w:pPr>
            <w:r>
              <w:t>31</w:t>
            </w:r>
          </w:p>
        </w:tc>
        <w:tc>
          <w:tcPr>
            <w:tcW w:w="0" w:type="auto"/>
          </w:tcPr>
          <w:p w:rsidR="00CB5581" w:rsidRDefault="00771747">
            <w:pPr>
              <w:pStyle w:val="Compact"/>
              <w:jc w:val="left"/>
            </w:pPr>
            <w:r>
              <w:t>31</w:t>
            </w:r>
          </w:p>
        </w:tc>
        <w:tc>
          <w:tcPr>
            <w:tcW w:w="0" w:type="auto"/>
          </w:tcPr>
          <w:p w:rsidR="00CB5581" w:rsidRDefault="00771747">
            <w:pPr>
              <w:pStyle w:val="Compact"/>
              <w:jc w:val="left"/>
            </w:pPr>
            <w:r>
              <w:t>31</w:t>
            </w:r>
          </w:p>
        </w:tc>
      </w:tr>
    </w:tbl>
    <w:p w:rsidR="00CB5581" w:rsidRDefault="00771747">
      <w:pPr>
        <w:pStyle w:val="Heading1"/>
      </w:pPr>
      <w:bookmarkStart w:id="238" w:name="appendix"/>
      <w:bookmarkStart w:id="239" w:name="_Toc24007742"/>
      <w:r>
        <w:lastRenderedPageBreak/>
        <w:t>Appendix</w:t>
      </w:r>
      <w:bookmarkEnd w:id="238"/>
      <w:bookmarkEnd w:id="239"/>
    </w:p>
    <w:p w:rsidR="00CB5581" w:rsidRDefault="00771747">
      <w:pPr>
        <w:pStyle w:val="Heading2"/>
      </w:pPr>
      <w:bookmarkStart w:id="240" w:name="timeseries"/>
      <w:bookmarkStart w:id="241" w:name="_Toc24007743"/>
      <w:r>
        <w:t>Timeseries</w:t>
      </w:r>
      <w:bookmarkEnd w:id="240"/>
      <w:bookmarkEnd w:id="241"/>
    </w:p>
    <w:p w:rsidR="00CB5581" w:rsidRDefault="00771747">
      <w:pPr>
        <w:pStyle w:val="FirstParagraph"/>
      </w:pPr>
      <w:r>
        <w:rPr>
          <w:noProof/>
        </w:rPr>
        <w:drawing>
          <wp:inline distT="0" distB="0" distL="0" distR="0">
            <wp:extent cx="5943600" cy="7315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201-1.png"/>
                    <pic:cNvPicPr>
                      <a:picLocks noChangeAspect="1" noChangeArrowheads="1"/>
                    </pic:cNvPicPr>
                  </pic:nvPicPr>
                  <pic:blipFill>
                    <a:blip r:embed="rId18"/>
                    <a:stretch>
                      <a:fillRect/>
                    </a:stretch>
                  </pic:blipFill>
                  <pic:spPr bwMode="auto">
                    <a:xfrm>
                      <a:off x="0" y="0"/>
                      <a:ext cx="5943600" cy="7315200"/>
                    </a:xfrm>
                    <a:prstGeom prst="rect">
                      <a:avLst/>
                    </a:prstGeom>
                    <a:noFill/>
                    <a:ln w="9525">
                      <a:noFill/>
                      <a:headEnd/>
                      <a:tailEnd/>
                    </a:ln>
                  </pic:spPr>
                </pic:pic>
              </a:graphicData>
            </a:graphic>
          </wp:inline>
        </w:drawing>
      </w:r>
      <w:r>
        <w:t xml:space="preserve"> </w:t>
      </w:r>
      <w:r>
        <w:rPr>
          <w:rStyle w:val="Figure-Label"/>
        </w:rPr>
        <w:t>Figure 1. Timeseries plots of all data for the DO control configuration</w:t>
      </w:r>
    </w:p>
    <w:p w:rsidR="00CB5581" w:rsidRDefault="00771747">
      <w:pPr>
        <w:pStyle w:val="BodyText"/>
      </w:pPr>
      <w:r>
        <w:rPr>
          <w:noProof/>
        </w:rPr>
        <w:lastRenderedPageBreak/>
        <w:drawing>
          <wp:inline distT="0" distB="0" distL="0" distR="0">
            <wp:extent cx="5943600" cy="777239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202-1.png"/>
                    <pic:cNvPicPr>
                      <a:picLocks noChangeAspect="1" noChangeArrowheads="1"/>
                    </pic:cNvPicPr>
                  </pic:nvPicPr>
                  <pic:blipFill>
                    <a:blip r:embed="rId19"/>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Figure 2. Timeseries plots of all data for the ABAC 3.5 control configuration</w:t>
      </w:r>
    </w:p>
    <w:p w:rsidR="00CB5581" w:rsidRDefault="00771747">
      <w:pPr>
        <w:pStyle w:val="BodyText"/>
      </w:pPr>
      <w:r>
        <w:rPr>
          <w:noProof/>
        </w:rPr>
        <w:lastRenderedPageBreak/>
        <w:drawing>
          <wp:inline distT="0" distB="0" distL="0" distR="0">
            <wp:extent cx="5943600" cy="777239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203-1.png"/>
                    <pic:cNvPicPr>
                      <a:picLocks noChangeAspect="1" noChangeArrowheads="1"/>
                    </pic:cNvPicPr>
                  </pic:nvPicPr>
                  <pic:blipFill>
                    <a:blip r:embed="rId20"/>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Figure 3. Timeseries plots of all data for the ABAC 4.0, 90s control configuration</w:t>
      </w:r>
    </w:p>
    <w:p w:rsidR="00CB5581" w:rsidRDefault="00771747">
      <w:pPr>
        <w:pStyle w:val="BodyText"/>
      </w:pPr>
      <w:r>
        <w:rPr>
          <w:noProof/>
        </w:rPr>
        <w:lastRenderedPageBreak/>
        <w:drawing>
          <wp:inline distT="0" distB="0" distL="0" distR="0">
            <wp:extent cx="5943600" cy="777239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204-1.png"/>
                    <pic:cNvPicPr>
                      <a:picLocks noChangeAspect="1" noChangeArrowheads="1"/>
                    </pic:cNvPicPr>
                  </pic:nvPicPr>
                  <pic:blipFill>
                    <a:blip r:embed="rId21"/>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Figure 4. Timeseries plots of all data for the ABAC 4.0, 300s control configuration</w:t>
      </w:r>
    </w:p>
    <w:p w:rsidR="00CB5581" w:rsidRDefault="00771747">
      <w:pPr>
        <w:pStyle w:val="BodyText"/>
      </w:pPr>
      <w:r>
        <w:rPr>
          <w:noProof/>
        </w:rPr>
        <w:lastRenderedPageBreak/>
        <w:drawing>
          <wp:inline distT="0" distB="0" distL="0" distR="0">
            <wp:extent cx="5943600" cy="777239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205-1.png"/>
                    <pic:cNvPicPr>
                      <a:picLocks noChangeAspect="1" noChangeArrowheads="1"/>
                    </pic:cNvPicPr>
                  </pic:nvPicPr>
                  <pic:blipFill>
                    <a:blip r:embed="rId22"/>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Figure 5. Timeseries plots of all data for the ABAC 4.0, 300s plus control configuration</w:t>
      </w:r>
    </w:p>
    <w:p w:rsidR="00CB5581" w:rsidRDefault="00771747">
      <w:pPr>
        <w:pStyle w:val="Heading2"/>
      </w:pPr>
      <w:bookmarkStart w:id="242" w:name="model-training-error"/>
      <w:bookmarkStart w:id="243" w:name="_Toc24007744"/>
      <w:r>
        <w:lastRenderedPageBreak/>
        <w:t>Model training error</w:t>
      </w:r>
      <w:bookmarkEnd w:id="242"/>
      <w:bookmarkEnd w:id="243"/>
    </w:p>
    <w:p w:rsidR="00CB5581" w:rsidRDefault="00771747">
      <w:pPr>
        <w:pStyle w:val="SourceCode"/>
      </w:pPr>
      <w:r>
        <w:rPr>
          <w:rStyle w:val="VerbatimChar"/>
        </w:rPr>
        <w:t>library(xts)</w:t>
      </w:r>
      <w:r>
        <w:br/>
      </w:r>
      <w:r>
        <w:rPr>
          <w:rStyle w:val="VerbatimChar"/>
        </w:rPr>
        <w:t># Just DO for now</w:t>
      </w:r>
      <w:r>
        <w:br/>
      </w:r>
      <w:r>
        <w:rPr>
          <w:rStyle w:val="VerbatimChar"/>
        </w:rPr>
        <w:t># all.days.files &lt;- load("results/all-days-ab3_do.RData", envir=.GlobalEnv)</w:t>
      </w:r>
      <w:r>
        <w:br/>
      </w:r>
      <w:r>
        <w:rPr>
          <w:rStyle w:val="VerbatimChar"/>
        </w:rPr>
        <w:t># all.days.files &lt;- sapply(list.files("results/",pattern="all-days-"), function(x) load(paste0("results/",x), envir=.GlobalEnv))</w:t>
      </w:r>
      <w:r>
        <w:br/>
      </w:r>
      <w:r>
        <w:rPr>
          <w:rStyle w:val="VerbatimChar"/>
        </w:rPr>
        <w:t>sapply(list.files("results/",pattern="all-days-"), function(x) load(paste0("results/",x), envir=.GlobalEnv))</w:t>
      </w:r>
      <w:r>
        <w:br/>
      </w:r>
      <w:r>
        <w:rPr>
          <w:rStyle w:val="VerbatimChar"/>
        </w:rPr>
        <w:t>all.days.files &lt;- c("all.days.ab3_do",</w:t>
      </w:r>
      <w:r>
        <w:br/>
      </w:r>
      <w:r>
        <w:rPr>
          <w:rStyle w:val="VerbatimChar"/>
        </w:rPr>
        <w:t xml:space="preserve">                    "all.days.ab3_3.5",</w:t>
      </w:r>
      <w:r>
        <w:br/>
      </w:r>
      <w:r>
        <w:rPr>
          <w:rStyle w:val="VerbatimChar"/>
        </w:rPr>
        <w:t xml:space="preserve">                    "all.days.ab3_4.0",</w:t>
      </w:r>
      <w:r>
        <w:br/>
      </w:r>
      <w:r>
        <w:rPr>
          <w:rStyle w:val="VerbatimChar"/>
        </w:rPr>
        <w:t xml:space="preserve">                    "all.days.ab3_4.0_300",</w:t>
      </w:r>
      <w:r>
        <w:br/>
      </w:r>
      <w:r>
        <w:rPr>
          <w:rStyle w:val="VerbatimChar"/>
        </w:rPr>
        <w:t xml:space="preserve">                    "all.days.ab3_4.0_300_plus")</w:t>
      </w:r>
      <w:r>
        <w:br/>
      </w:r>
      <w:r>
        <w:br/>
      </w:r>
      <w:r>
        <w:rPr>
          <w:rStyle w:val="VerbatimChar"/>
        </w:rPr>
        <w:t>for(file in all.days.files) {</w:t>
      </w:r>
      <w:r>
        <w:br/>
      </w:r>
      <w:r>
        <w:rPr>
          <w:rStyle w:val="VerbatimChar"/>
        </w:rPr>
        <w:t xml:space="preserve">  all.days &lt;- get(file)</w:t>
      </w:r>
      <w:r>
        <w:br/>
      </w:r>
      <w:r>
        <w:rPr>
          <w:rStyle w:val="VerbatimChar"/>
        </w:rPr>
        <w:t xml:space="preserve">  all.horizons.training.error &lt;- list()</w:t>
      </w:r>
      <w:r>
        <w:br/>
      </w:r>
      <w:r>
        <w:rPr>
          <w:rStyle w:val="VerbatimChar"/>
        </w:rPr>
        <w:t xml:space="preserve">  for(step in 1:length(all.days[[1]])) {</w:t>
      </w:r>
      <w:r>
        <w:br/>
      </w:r>
      <w:r>
        <w:rPr>
          <w:rStyle w:val="VerbatimChar"/>
        </w:rPr>
        <w:t xml:space="preserve">    for(days in 1:length(all.days)) {</w:t>
      </w:r>
      <w:r>
        <w:br/>
      </w:r>
      <w:r>
        <w:rPr>
          <w:rStyle w:val="VerbatimChar"/>
        </w:rPr>
        <w:t xml:space="preserve">      obj.data &lt;- all.days[[days]]</w:t>
      </w:r>
      <w:r>
        <w:br/>
      </w:r>
      <w:r>
        <w:rPr>
          <w:rStyle w:val="VerbatimChar"/>
        </w:rPr>
        <w:t xml:space="preserve">      results &lt;- obj.data[[step]]</w:t>
      </w:r>
      <w:r>
        <w:br/>
      </w:r>
      <w:r>
        <w:rPr>
          <w:rStyle w:val="VerbatimChar"/>
        </w:rPr>
        <w:t xml:space="preserve">      temp.results &lt;- xts(cbind(results$Training.R2.D,results$Training.R2.LM), order.by = results$Test.time)</w:t>
      </w:r>
      <w:r>
        <w:br/>
      </w:r>
      <w:r>
        <w:rPr>
          <w:rStyle w:val="VerbatimChar"/>
        </w:rPr>
        <w:t xml:space="preserve">      colnames(temp.results) &lt;- paste0(days,"Day.",c("Training.R2.D", "Training.R2.LM"))</w:t>
      </w:r>
      <w:r>
        <w:br/>
      </w:r>
      <w:r>
        <w:rPr>
          <w:rStyle w:val="VerbatimChar"/>
        </w:rPr>
        <w:t xml:space="preserve">      if(days==1) {</w:t>
      </w:r>
      <w:r>
        <w:br/>
      </w:r>
      <w:r>
        <w:rPr>
          <w:rStyle w:val="VerbatimChar"/>
        </w:rPr>
        <w:t xml:space="preserve">        r2.results &lt;- temp.results</w:t>
      </w:r>
      <w:r>
        <w:br/>
      </w:r>
      <w:r>
        <w:rPr>
          <w:rStyle w:val="VerbatimChar"/>
        </w:rPr>
        <w:t xml:space="preserve">      } else {</w:t>
      </w:r>
      <w:r>
        <w:br/>
      </w:r>
      <w:r>
        <w:rPr>
          <w:rStyle w:val="VerbatimChar"/>
        </w:rPr>
        <w:t xml:space="preserve">        r2.results &lt;- cbind(r2.results, temp.results)</w:t>
      </w:r>
      <w:r>
        <w:br/>
      </w:r>
      <w:r>
        <w:rPr>
          <w:rStyle w:val="VerbatimChar"/>
        </w:rPr>
        <w:t xml:space="preserve">      }</w:t>
      </w:r>
      <w:r>
        <w:br/>
      </w:r>
      <w:r>
        <w:rPr>
          <w:rStyle w:val="VerbatimChar"/>
        </w:rPr>
        <w:t xml:space="preserve">    }</w:t>
      </w:r>
      <w:r>
        <w:br/>
      </w:r>
      <w:r>
        <w:rPr>
          <w:rStyle w:val="VerbatimChar"/>
        </w:rPr>
        <w:t xml:space="preserve">    all.horizons.training.error[[length(all.horizons.training.error)+1]] &lt;- r2.results</w:t>
      </w:r>
      <w:r>
        <w:br/>
      </w:r>
      <w:r>
        <w:rPr>
          <w:rStyle w:val="VerbatimChar"/>
        </w:rPr>
        <w:t>}</w:t>
      </w:r>
      <w:r>
        <w:br/>
      </w:r>
      <w:r>
        <w:br/>
      </w:r>
      <w:r>
        <w:rPr>
          <w:rStyle w:val="VerbatimChar"/>
        </w:rPr>
        <w:t>layout.matrix &lt;- matrix(c(1,2,3,4,9,5,6,7,8,9), nrow=5, ncol=2)</w:t>
      </w:r>
      <w:r>
        <w:br/>
      </w:r>
      <w:r>
        <w:rPr>
          <w:rStyle w:val="VerbatimChar"/>
        </w:rPr>
        <w:t>layout(layout.matrix, widths=c(.5, .5), heights = c(0.225,0.225,0.225,0.225, 0.1))</w:t>
      </w:r>
      <w:r>
        <w:br/>
      </w:r>
      <w:r>
        <w:rPr>
          <w:rStyle w:val="VerbatimChar"/>
        </w:rPr>
        <w:t>par(mar=c(2.5,2.5,2.5,1), oma=c(0,2,0,0), cex=.9, family="serif")</w:t>
      </w:r>
      <w:r>
        <w:br/>
      </w:r>
      <w:r>
        <w:rPr>
          <w:rStyle w:val="VerbatimChar"/>
        </w:rPr>
        <w:t>for(step in 1:length(all.horizons.training.error)) {</w:t>
      </w:r>
      <w:r>
        <w:br/>
      </w:r>
      <w:r>
        <w:rPr>
          <w:rStyle w:val="VerbatimChar"/>
        </w:rPr>
        <w:t xml:space="preserve">  if((step %% 2)==0) next</w:t>
      </w:r>
      <w:r>
        <w:br/>
      </w:r>
      <w:r>
        <w:rPr>
          <w:rStyle w:val="VerbatimChar"/>
        </w:rPr>
        <w:t xml:space="preserve">  d.plot &lt;- grep("D", colnames(all.horizons.training.error[[step]]))</w:t>
      </w:r>
      <w:r>
        <w:br/>
      </w:r>
      <w:r>
        <w:rPr>
          <w:rStyle w:val="VerbatimChar"/>
        </w:rPr>
        <w:t xml:space="preserve">  lm.plot &lt;- grep("LM", colnames(all.horizons.training.error[[step]]))</w:t>
      </w:r>
      <w:r>
        <w:br/>
      </w:r>
      <w:r>
        <w:rPr>
          <w:rStyle w:val="VerbatimChar"/>
        </w:rPr>
        <w:t xml:space="preserve">  plot.colors &lt;- rainbow(length(lm.plot))</w:t>
      </w:r>
      <w:r>
        <w:br/>
      </w:r>
      <w:r>
        <w:rPr>
          <w:rStyle w:val="VerbatimChar"/>
        </w:rPr>
        <w:t xml:space="preserve">  # Plot diurnal training r2 for each training window</w:t>
      </w:r>
      <w:r>
        <w:br/>
      </w:r>
      <w:r>
        <w:rPr>
          <w:rStyle w:val="VerbatimChar"/>
        </w:rPr>
        <w:t xml:space="preserve">  plot(as.zoo(all.horizons.training.error[[step]])[,lm.plot[1]], col=plot.colors[1], xlab="", ylab="",main=paste(step*5,"min forecast"), ylim=c(0.85,1))</w:t>
      </w:r>
      <w:r>
        <w:br/>
      </w:r>
      <w:r>
        <w:rPr>
          <w:rStyle w:val="VerbatimChar"/>
        </w:rPr>
        <w:t xml:space="preserve">  if(step == 1) mtext("R-squared", side=2, line=0.5, outer=TRUE)</w:t>
      </w:r>
      <w:r>
        <w:br/>
      </w:r>
      <w:r>
        <w:rPr>
          <w:rStyle w:val="VerbatimChar"/>
        </w:rPr>
        <w:t xml:space="preserve">  # for(i in 2:length(d.plot)) {</w:t>
      </w:r>
      <w:r>
        <w:br/>
      </w:r>
      <w:r>
        <w:rPr>
          <w:rStyle w:val="VerbatimChar"/>
        </w:rPr>
        <w:t xml:space="preserve">  #   lines(as.zoo(all.horizons.training.error[[step]])[,d.plot[i]], col=gray</w:t>
      </w:r>
      <w:r>
        <w:rPr>
          <w:rStyle w:val="VerbatimChar"/>
        </w:rPr>
        <w:lastRenderedPageBreak/>
        <w:t>.colors(length(d.plot))[i])</w:t>
      </w:r>
      <w:r>
        <w:br/>
      </w:r>
      <w:r>
        <w:rPr>
          <w:rStyle w:val="VerbatimChar"/>
        </w:rPr>
        <w:t xml:space="preserve">  # }</w:t>
      </w:r>
      <w:r>
        <w:br/>
      </w:r>
      <w:r>
        <w:rPr>
          <w:rStyle w:val="VerbatimChar"/>
        </w:rPr>
        <w:t xml:space="preserve">  for(i in 2:length(lm.plot)){</w:t>
      </w:r>
      <w:r>
        <w:br/>
      </w:r>
      <w:r>
        <w:rPr>
          <w:rStyle w:val="VerbatimChar"/>
        </w:rPr>
        <w:t xml:space="preserve">    lines(as.zoo(all.horizons.training.error[[step]])[,lm.plot[i]], col=plot.colors[i])</w:t>
      </w:r>
      <w:r>
        <w:br/>
      </w:r>
      <w:r>
        <w:rPr>
          <w:rStyle w:val="VerbatimChar"/>
        </w:rPr>
        <w:t xml:space="preserve">  }</w:t>
      </w:r>
      <w:r>
        <w:br/>
      </w:r>
      <w:r>
        <w:rPr>
          <w:rStyle w:val="VerbatimChar"/>
        </w:rPr>
        <w:t>}</w:t>
      </w:r>
      <w:r>
        <w:br/>
      </w:r>
      <w:r>
        <w:rPr>
          <w:rStyle w:val="VerbatimChar"/>
        </w:rPr>
        <w:t># Legend</w:t>
      </w:r>
      <w:r>
        <w:br/>
      </w:r>
      <w:r>
        <w:rPr>
          <w:rStyle w:val="VerbatimChar"/>
        </w:rPr>
        <w:t>par(mar=c(0, 0, 0, 0))</w:t>
      </w:r>
      <w:r>
        <w:br/>
      </w:r>
      <w:r>
        <w:rPr>
          <w:rStyle w:val="VerbatimChar"/>
        </w:rPr>
        <w:t>plot(0, type="n", axes=FALSE, xlab="", ylab="", xlim=c(0, 10), ylim=c(0, 10))</w:t>
      </w:r>
      <w:r>
        <w:br/>
      </w:r>
      <w:r>
        <w:rPr>
          <w:rStyle w:val="VerbatimChar"/>
        </w:rPr>
        <w:t>legend("center",</w:t>
      </w:r>
      <w:r>
        <w:br/>
      </w:r>
      <w:r>
        <w:rPr>
          <w:rStyle w:val="VerbatimChar"/>
        </w:rPr>
        <w:t xml:space="preserve">    legend=c(paste(seq(1:length(grep("LM", colnames(all.horizons.training.error[[step]])))), "day")),</w:t>
      </w:r>
      <w:r>
        <w:br/>
      </w:r>
      <w:r>
        <w:rPr>
          <w:rStyle w:val="VerbatimChar"/>
        </w:rPr>
        <w:t xml:space="preserve">    col=plot.colors, lty=1, xpd = TRUE, title=substr(file,10,nchar(file)), horiz = TRUE</w:t>
      </w:r>
      <w:r>
        <w:br/>
      </w:r>
      <w:r>
        <w:rPr>
          <w:rStyle w:val="VerbatimChar"/>
        </w:rPr>
        <w:t xml:space="preserve">    )</w:t>
      </w:r>
      <w:r>
        <w:br/>
      </w:r>
      <w:r>
        <w:rPr>
          <w:rStyle w:val="VerbatimChar"/>
        </w:rPr>
        <w:t>}</w:t>
      </w:r>
    </w:p>
    <w:p w:rsidR="00CB5581" w:rsidRDefault="00771747">
      <w:pPr>
        <w:pStyle w:val="Heading2"/>
      </w:pPr>
      <w:bookmarkStart w:id="244" w:name="model-testing-error"/>
      <w:bookmarkStart w:id="245" w:name="_Toc24007745"/>
      <w:r>
        <w:lastRenderedPageBreak/>
        <w:t>Model testing error</w:t>
      </w:r>
      <w:bookmarkEnd w:id="244"/>
      <w:bookmarkEnd w:id="245"/>
    </w:p>
    <w:p w:rsidR="00CB5581" w:rsidRDefault="00771747">
      <w:pPr>
        <w:pStyle w:val="FirstParagraph"/>
      </w:pPr>
      <w:r>
        <w:rPr>
          <w:noProof/>
        </w:rPr>
        <w:drawing>
          <wp:inline distT="0" distB="0" distL="0" distR="0">
            <wp:extent cx="5943600" cy="274319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ures/Plot%20all%20models%20testing%20error-1.png"/>
                    <pic:cNvPicPr>
                      <a:picLocks noChangeAspect="1" noChangeArrowheads="1"/>
                    </pic:cNvPicPr>
                  </pic:nvPicPr>
                  <pic:blipFill>
                    <a:blip r:embed="rId23"/>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ures/Plot%20all%20models%20testing%20error-2.png"/>
                    <pic:cNvPicPr>
                      <a:picLocks noChangeAspect="1" noChangeArrowheads="1"/>
                    </pic:cNvPicPr>
                  </pic:nvPicPr>
                  <pic:blipFill>
                    <a:blip r:embed="rId24"/>
                    <a:stretch>
                      <a:fillRect/>
                    </a:stretch>
                  </pic:blipFill>
                  <pic:spPr bwMode="auto">
                    <a:xfrm>
                      <a:off x="0" y="0"/>
                      <a:ext cx="5943600" cy="2743199"/>
                    </a:xfrm>
                    <a:prstGeom prst="rect">
                      <a:avLst/>
                    </a:prstGeom>
                    <a:noFill/>
                    <a:ln w="9525">
                      <a:noFill/>
                      <a:headEnd/>
                      <a:tailEnd/>
                    </a:ln>
                  </pic:spPr>
                </pic:pic>
              </a:graphicData>
            </a:graphic>
          </wp:inline>
        </w:drawing>
      </w:r>
      <w:r>
        <w:rPr>
          <w:noProof/>
        </w:rPr>
        <w:lastRenderedPageBreak/>
        <w:drawing>
          <wp:inline distT="0" distB="0" distL="0" distR="0">
            <wp:extent cx="5943600" cy="274319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ures/Plot%20all%20models%20testing%20error-3.png"/>
                    <pic:cNvPicPr>
                      <a:picLocks noChangeAspect="1" noChangeArrowheads="1"/>
                    </pic:cNvPicPr>
                  </pic:nvPicPr>
                  <pic:blipFill>
                    <a:blip r:embed="rId25"/>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ures/Plot%20all%20models%20testing%20error-4.png"/>
                    <pic:cNvPicPr>
                      <a:picLocks noChangeAspect="1" noChangeArrowheads="1"/>
                    </pic:cNvPicPr>
                  </pic:nvPicPr>
                  <pic:blipFill>
                    <a:blip r:embed="rId26"/>
                    <a:stretch>
                      <a:fillRect/>
                    </a:stretch>
                  </pic:blipFill>
                  <pic:spPr bwMode="auto">
                    <a:xfrm>
                      <a:off x="0" y="0"/>
                      <a:ext cx="5943600" cy="2743199"/>
                    </a:xfrm>
                    <a:prstGeom prst="rect">
                      <a:avLst/>
                    </a:prstGeom>
                    <a:noFill/>
                    <a:ln w="9525">
                      <a:noFill/>
                      <a:headEnd/>
                      <a:tailEnd/>
                    </a:ln>
                  </pic:spPr>
                </pic:pic>
              </a:graphicData>
            </a:graphic>
          </wp:inline>
        </w:drawing>
      </w:r>
      <w:r>
        <w:rPr>
          <w:noProof/>
        </w:rPr>
        <w:lastRenderedPageBreak/>
        <w:drawing>
          <wp:inline distT="0" distB="0" distL="0" distR="0">
            <wp:extent cx="5943600" cy="274319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ures/Plot%20all%20models%20testing%20error-5.png"/>
                    <pic:cNvPicPr>
                      <a:picLocks noChangeAspect="1" noChangeArrowheads="1"/>
                    </pic:cNvPicPr>
                  </pic:nvPicPr>
                  <pic:blipFill>
                    <a:blip r:embed="rId27"/>
                    <a:stretch>
                      <a:fillRect/>
                    </a:stretch>
                  </pic:blipFill>
                  <pic:spPr bwMode="auto">
                    <a:xfrm>
                      <a:off x="0" y="0"/>
                      <a:ext cx="5943600" cy="2743199"/>
                    </a:xfrm>
                    <a:prstGeom prst="rect">
                      <a:avLst/>
                    </a:prstGeom>
                    <a:noFill/>
                    <a:ln w="9525">
                      <a:noFill/>
                      <a:headEnd/>
                      <a:tailEnd/>
                    </a:ln>
                  </pic:spPr>
                </pic:pic>
              </a:graphicData>
            </a:graphic>
          </wp:inline>
        </w:drawing>
      </w:r>
      <w:r>
        <w:t xml:space="preserve"> </w:t>
      </w:r>
      <w:r>
        <w:rPr>
          <w:rStyle w:val="Figure-Label"/>
        </w:rPr>
        <w:t>Figure 6. Testing RMSE and R-squared for each model of each test configuration</w:t>
      </w:r>
    </w:p>
    <w:p w:rsidR="00CB5581" w:rsidRDefault="00771747">
      <w:pPr>
        <w:pStyle w:val="BodyText"/>
      </w:pPr>
      <w:r>
        <w:rPr>
          <w:noProof/>
        </w:rPr>
        <w:lastRenderedPageBreak/>
        <w:drawing>
          <wp:inline distT="0" distB="0" distL="0" distR="0">
            <wp:extent cx="5943600" cy="7315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training%20window-1.png"/>
                    <pic:cNvPicPr>
                      <a:picLocks noChangeAspect="1" noChangeArrowheads="1"/>
                    </pic:cNvPicPr>
                  </pic:nvPicPr>
                  <pic:blipFill>
                    <a:blip r:embed="rId28"/>
                    <a:stretch>
                      <a:fillRect/>
                    </a:stretch>
                  </pic:blipFill>
                  <pic:spPr bwMode="auto">
                    <a:xfrm>
                      <a:off x="0" y="0"/>
                      <a:ext cx="5943600" cy="7315200"/>
                    </a:xfrm>
                    <a:prstGeom prst="rect">
                      <a:avLst/>
                    </a:prstGeom>
                    <a:noFill/>
                    <a:ln w="9525">
                      <a:noFill/>
                      <a:headEnd/>
                      <a:tailEnd/>
                    </a:ln>
                  </pic:spPr>
                </pic:pic>
              </a:graphicData>
            </a:graphic>
          </wp:inline>
        </w:drawing>
      </w:r>
      <w:r>
        <w:rPr>
          <w:noProof/>
        </w:rPr>
        <w:lastRenderedPageBreak/>
        <w:drawing>
          <wp:inline distT="0" distB="0" distL="0" distR="0">
            <wp:extent cx="5943600" cy="7315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training%20window-2.png"/>
                    <pic:cNvPicPr>
                      <a:picLocks noChangeAspect="1" noChangeArrowheads="1"/>
                    </pic:cNvPicPr>
                  </pic:nvPicPr>
                  <pic:blipFill>
                    <a:blip r:embed="rId29"/>
                    <a:stretch>
                      <a:fillRect/>
                    </a:stretch>
                  </pic:blipFill>
                  <pic:spPr bwMode="auto">
                    <a:xfrm>
                      <a:off x="0" y="0"/>
                      <a:ext cx="5943600" cy="7315200"/>
                    </a:xfrm>
                    <a:prstGeom prst="rect">
                      <a:avLst/>
                    </a:prstGeom>
                    <a:noFill/>
                    <a:ln w="9525">
                      <a:noFill/>
                      <a:headEnd/>
                      <a:tailEnd/>
                    </a:ln>
                  </pic:spPr>
                </pic:pic>
              </a:graphicData>
            </a:graphic>
          </wp:inline>
        </w:drawing>
      </w:r>
      <w:r>
        <w:rPr>
          <w:noProof/>
        </w:rPr>
        <w:lastRenderedPageBreak/>
        <w:drawing>
          <wp:inline distT="0" distB="0" distL="0" distR="0">
            <wp:extent cx="5943600" cy="7315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training%20window-3.png"/>
                    <pic:cNvPicPr>
                      <a:picLocks noChangeAspect="1" noChangeArrowheads="1"/>
                    </pic:cNvPicPr>
                  </pic:nvPicPr>
                  <pic:blipFill>
                    <a:blip r:embed="rId30"/>
                    <a:stretch>
                      <a:fillRect/>
                    </a:stretch>
                  </pic:blipFill>
                  <pic:spPr bwMode="auto">
                    <a:xfrm>
                      <a:off x="0" y="0"/>
                      <a:ext cx="5943600" cy="7315200"/>
                    </a:xfrm>
                    <a:prstGeom prst="rect">
                      <a:avLst/>
                    </a:prstGeom>
                    <a:noFill/>
                    <a:ln w="9525">
                      <a:noFill/>
                      <a:headEnd/>
                      <a:tailEnd/>
                    </a:ln>
                  </pic:spPr>
                </pic:pic>
              </a:graphicData>
            </a:graphic>
          </wp:inline>
        </w:drawing>
      </w:r>
      <w:r>
        <w:rPr>
          <w:noProof/>
        </w:rPr>
        <w:lastRenderedPageBreak/>
        <w:drawing>
          <wp:inline distT="0" distB="0" distL="0" distR="0">
            <wp:extent cx="5943600" cy="7315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training%20window-4.png"/>
                    <pic:cNvPicPr>
                      <a:picLocks noChangeAspect="1" noChangeArrowheads="1"/>
                    </pic:cNvPicPr>
                  </pic:nvPicPr>
                  <pic:blipFill>
                    <a:blip r:embed="rId31"/>
                    <a:stretch>
                      <a:fillRect/>
                    </a:stretch>
                  </pic:blipFill>
                  <pic:spPr bwMode="auto">
                    <a:xfrm>
                      <a:off x="0" y="0"/>
                      <a:ext cx="5943600" cy="7315200"/>
                    </a:xfrm>
                    <a:prstGeom prst="rect">
                      <a:avLst/>
                    </a:prstGeom>
                    <a:noFill/>
                    <a:ln w="9525">
                      <a:noFill/>
                      <a:headEnd/>
                      <a:tailEnd/>
                    </a:ln>
                  </pic:spPr>
                </pic:pic>
              </a:graphicData>
            </a:graphic>
          </wp:inline>
        </w:drawing>
      </w:r>
      <w:r>
        <w:rPr>
          <w:noProof/>
        </w:rPr>
        <w:lastRenderedPageBreak/>
        <w:drawing>
          <wp:inline distT="0" distB="0" distL="0" distR="0">
            <wp:extent cx="5943600" cy="7315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training%20window-5.png"/>
                    <pic:cNvPicPr>
                      <a:picLocks noChangeAspect="1" noChangeArrowheads="1"/>
                    </pic:cNvPicPr>
                  </pic:nvPicPr>
                  <pic:blipFill>
                    <a:blip r:embed="rId32"/>
                    <a:stretch>
                      <a:fillRect/>
                    </a:stretch>
                  </pic:blipFill>
                  <pic:spPr bwMode="auto">
                    <a:xfrm>
                      <a:off x="0" y="0"/>
                      <a:ext cx="5943600" cy="7315200"/>
                    </a:xfrm>
                    <a:prstGeom prst="rect">
                      <a:avLst/>
                    </a:prstGeom>
                    <a:noFill/>
                    <a:ln w="9525">
                      <a:noFill/>
                      <a:headEnd/>
                      <a:tailEnd/>
                    </a:ln>
                  </pic:spPr>
                </pic:pic>
              </a:graphicData>
            </a:graphic>
          </wp:inline>
        </w:drawing>
      </w:r>
    </w:p>
    <w:p w:rsidR="00CB5581" w:rsidRDefault="00771747">
      <w:pPr>
        <w:pStyle w:val="BodyText"/>
      </w:pPr>
      <w:r>
        <w:rPr>
          <w:noProof/>
        </w:rPr>
        <w:lastRenderedPageBreak/>
        <w:drawing>
          <wp:inline distT="0" distB="0" distL="0" distR="0">
            <wp:extent cx="5943600" cy="274319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1.png"/>
                    <pic:cNvPicPr>
                      <a:picLocks noChangeAspect="1" noChangeArrowheads="1"/>
                    </pic:cNvPicPr>
                  </pic:nvPicPr>
                  <pic:blipFill>
                    <a:blip r:embed="rId33"/>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2.png"/>
                    <pic:cNvPicPr>
                      <a:picLocks noChangeAspect="1" noChangeArrowheads="1"/>
                    </pic:cNvPicPr>
                  </pic:nvPicPr>
                  <pic:blipFill>
                    <a:blip r:embed="rId34"/>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3.png"/>
                    <pic:cNvPicPr>
                      <a:picLocks noChangeAspect="1" noChangeArrowheads="1"/>
                    </pic:cNvPicPr>
                  </pic:nvPicPr>
                  <pic:blipFill>
                    <a:blip r:embed="rId35"/>
                    <a:stretch>
                      <a:fillRect/>
                    </a:stretch>
                  </pic:blipFill>
                  <pic:spPr bwMode="auto">
                    <a:xfrm>
                      <a:off x="0" y="0"/>
                      <a:ext cx="5943600" cy="2743199"/>
                    </a:xfrm>
                    <a:prstGeom prst="rect">
                      <a:avLst/>
                    </a:prstGeom>
                    <a:noFill/>
                    <a:ln w="9525">
                      <a:noFill/>
                      <a:headEnd/>
                      <a:tailEnd/>
                    </a:ln>
                  </pic:spPr>
                </pic:pic>
              </a:graphicData>
            </a:graphic>
          </wp:inline>
        </w:drawing>
      </w:r>
      <w:r>
        <w:rPr>
          <w:noProof/>
        </w:rPr>
        <w:lastRenderedPageBreak/>
        <w:drawing>
          <wp:inline distT="0" distB="0" distL="0" distR="0">
            <wp:extent cx="5943600" cy="274319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4.png"/>
                    <pic:cNvPicPr>
                      <a:picLocks noChangeAspect="1" noChangeArrowheads="1"/>
                    </pic:cNvPicPr>
                  </pic:nvPicPr>
                  <pic:blipFill>
                    <a:blip r:embed="rId36"/>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5.png"/>
                    <pic:cNvPicPr>
                      <a:picLocks noChangeAspect="1" noChangeArrowheads="1"/>
                    </pic:cNvPicPr>
                  </pic:nvPicPr>
                  <pic:blipFill>
                    <a:blip r:embed="rId37"/>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6.png"/>
                    <pic:cNvPicPr>
                      <a:picLocks noChangeAspect="1" noChangeArrowheads="1"/>
                    </pic:cNvPicPr>
                  </pic:nvPicPr>
                  <pic:blipFill>
                    <a:blip r:embed="rId38"/>
                    <a:stretch>
                      <a:fillRect/>
                    </a:stretch>
                  </pic:blipFill>
                  <pic:spPr bwMode="auto">
                    <a:xfrm>
                      <a:off x="0" y="0"/>
                      <a:ext cx="5943600" cy="2743199"/>
                    </a:xfrm>
                    <a:prstGeom prst="rect">
                      <a:avLst/>
                    </a:prstGeom>
                    <a:noFill/>
                    <a:ln w="9525">
                      <a:noFill/>
                      <a:headEnd/>
                      <a:tailEnd/>
                    </a:ln>
                  </pic:spPr>
                </pic:pic>
              </a:graphicData>
            </a:graphic>
          </wp:inline>
        </w:drawing>
      </w:r>
      <w:r>
        <w:rPr>
          <w:noProof/>
        </w:rPr>
        <w:lastRenderedPageBreak/>
        <w:drawing>
          <wp:inline distT="0" distB="0" distL="0" distR="0">
            <wp:extent cx="5943600" cy="274319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7.png"/>
                    <pic:cNvPicPr>
                      <a:picLocks noChangeAspect="1" noChangeArrowheads="1"/>
                    </pic:cNvPicPr>
                  </pic:nvPicPr>
                  <pic:blipFill>
                    <a:blip r:embed="rId39"/>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8.png"/>
                    <pic:cNvPicPr>
                      <a:picLocks noChangeAspect="1" noChangeArrowheads="1"/>
                    </pic:cNvPicPr>
                  </pic:nvPicPr>
                  <pic:blipFill>
                    <a:blip r:embed="rId40"/>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9.png"/>
                    <pic:cNvPicPr>
                      <a:picLocks noChangeAspect="1" noChangeArrowheads="1"/>
                    </pic:cNvPicPr>
                  </pic:nvPicPr>
                  <pic:blipFill>
                    <a:blip r:embed="rId41"/>
                    <a:stretch>
                      <a:fillRect/>
                    </a:stretch>
                  </pic:blipFill>
                  <pic:spPr bwMode="auto">
                    <a:xfrm>
                      <a:off x="0" y="0"/>
                      <a:ext cx="5943600" cy="2743199"/>
                    </a:xfrm>
                    <a:prstGeom prst="rect">
                      <a:avLst/>
                    </a:prstGeom>
                    <a:noFill/>
                    <a:ln w="9525">
                      <a:noFill/>
                      <a:headEnd/>
                      <a:tailEnd/>
                    </a:ln>
                  </pic:spPr>
                </pic:pic>
              </a:graphicData>
            </a:graphic>
          </wp:inline>
        </w:drawing>
      </w:r>
      <w:r>
        <w:rPr>
          <w:noProof/>
        </w:rPr>
        <w:lastRenderedPageBreak/>
        <w:drawing>
          <wp:inline distT="0" distB="0" distL="0" distR="0">
            <wp:extent cx="5943600" cy="2743199"/>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10.png"/>
                    <pic:cNvPicPr>
                      <a:picLocks noChangeAspect="1" noChangeArrowheads="1"/>
                    </pic:cNvPicPr>
                  </pic:nvPicPr>
                  <pic:blipFill>
                    <a:blip r:embed="rId42"/>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11.png"/>
                    <pic:cNvPicPr>
                      <a:picLocks noChangeAspect="1" noChangeArrowheads="1"/>
                    </pic:cNvPicPr>
                  </pic:nvPicPr>
                  <pic:blipFill>
                    <a:blip r:embed="rId43"/>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12.png"/>
                    <pic:cNvPicPr>
                      <a:picLocks noChangeAspect="1" noChangeArrowheads="1"/>
                    </pic:cNvPicPr>
                  </pic:nvPicPr>
                  <pic:blipFill>
                    <a:blip r:embed="rId44"/>
                    <a:stretch>
                      <a:fillRect/>
                    </a:stretch>
                  </pic:blipFill>
                  <pic:spPr bwMode="auto">
                    <a:xfrm>
                      <a:off x="0" y="0"/>
                      <a:ext cx="5943600" cy="2743199"/>
                    </a:xfrm>
                    <a:prstGeom prst="rect">
                      <a:avLst/>
                    </a:prstGeom>
                    <a:noFill/>
                    <a:ln w="9525">
                      <a:noFill/>
                      <a:headEnd/>
                      <a:tailEnd/>
                    </a:ln>
                  </pic:spPr>
                </pic:pic>
              </a:graphicData>
            </a:graphic>
          </wp:inline>
        </w:drawing>
      </w:r>
    </w:p>
    <w:p w:rsidR="00CB5581" w:rsidRDefault="00771747">
      <w:pPr>
        <w:pStyle w:val="Heading5"/>
      </w:pPr>
      <w:bookmarkStart w:id="246" w:name="page-break-2"/>
      <w:r>
        <w:lastRenderedPageBreak/>
        <w:t>Page break</w:t>
      </w:r>
      <w:bookmarkEnd w:id="246"/>
    </w:p>
    <w:p w:rsidR="00CB5581" w:rsidRDefault="00771747">
      <w:pPr>
        <w:pStyle w:val="Bibliography"/>
      </w:pPr>
      <w:bookmarkStart w:id="247" w:name="ref-brosilow2002techniques"/>
      <w:bookmarkStart w:id="248" w:name="refs"/>
      <w:r>
        <w:t>Brosilow, Coleman, and Babu Joseph. 2002. “Techniques of Model-Based Control.” In. Prentice Hall Professional.</w:t>
      </w:r>
    </w:p>
    <w:p w:rsidR="00CB5581" w:rsidRDefault="00771747">
      <w:pPr>
        <w:pStyle w:val="Bibliography"/>
      </w:pPr>
      <w:bookmarkStart w:id="249" w:name="ref-weftec2019"/>
      <w:bookmarkEnd w:id="247"/>
      <w:r>
        <w:t xml:space="preserve">Burger, Gillian, Cole Sigmon, Christopher Marks, Conor Tyler, Christopher Bye, Daniela Conidi, and Kevan Brian. 2019. “Modeling Aeration Performance for Energy Reduction.” In </w:t>
      </w:r>
      <w:r>
        <w:rPr>
          <w:i/>
        </w:rPr>
        <w:t>Proceedings of the Water Environment Federation</w:t>
      </w:r>
      <w:r>
        <w:t>. Vol. 2019.</w:t>
      </w:r>
    </w:p>
    <w:p w:rsidR="00CB5581" w:rsidRDefault="00771747">
      <w:pPr>
        <w:pStyle w:val="Bibliography"/>
      </w:pPr>
      <w:bookmarkStart w:id="250" w:name="ref-james2013introduction"/>
      <w:bookmarkEnd w:id="249"/>
      <w:r>
        <w:t xml:space="preserve">James, Gareth, Daniela Witten, Trevor Hastie, and Robert Tibshirani. 2013. </w:t>
      </w:r>
      <w:r>
        <w:rPr>
          <w:i/>
        </w:rPr>
        <w:t>An Introduction to Statistical Learning</w:t>
      </w:r>
      <w:r>
        <w:t>. Vol. 112. Springer.</w:t>
      </w:r>
    </w:p>
    <w:p w:rsidR="00CB5581" w:rsidRDefault="00771747">
      <w:pPr>
        <w:pStyle w:val="Bibliography"/>
      </w:pPr>
      <w:bookmarkStart w:id="251" w:name="ref-usepa2011working"/>
      <w:bookmarkEnd w:id="250"/>
      <w:r>
        <w:t xml:space="preserve">USEPA. 2011. “Working in Partnership with States to Address Phosphorus and Nitrogen Pollution Through Use of a Framework for State Nutrient Reductions.” Office of Water, US Environmental Protection Agency Washington, DC. </w:t>
      </w:r>
      <w:hyperlink r:id="rId45">
        <w:r>
          <w:rPr>
            <w:rStyle w:val="Hyperlink"/>
          </w:rPr>
          <w:t>https://www.epa.gov/sites/production/files/documents/memo_nitrogen_framework.pdf</w:t>
        </w:r>
      </w:hyperlink>
      <w:r>
        <w:t>.</w:t>
      </w:r>
    </w:p>
    <w:p w:rsidR="00CB5581" w:rsidRDefault="00771747">
      <w:pPr>
        <w:pStyle w:val="Bibliography"/>
      </w:pPr>
      <w:bookmarkStart w:id="252" w:name="ref-visioli2006practical"/>
      <w:bookmarkEnd w:id="251"/>
      <w:r>
        <w:t xml:space="preserve">Visioli, Antonio. 2006. </w:t>
      </w:r>
      <w:r>
        <w:rPr>
          <w:i/>
        </w:rPr>
        <w:t>Practical Pid Control</w:t>
      </w:r>
      <w:r>
        <w:t>. Springer Science &amp; Business Media.</w:t>
      </w:r>
      <w:bookmarkEnd w:id="248"/>
      <w:bookmarkEnd w:id="252"/>
    </w:p>
    <w:sectPr w:rsidR="00CB558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7FD" w:rsidRDefault="006927FD">
      <w:pPr>
        <w:spacing w:after="0"/>
      </w:pPr>
      <w:r>
        <w:separator/>
      </w:r>
    </w:p>
  </w:endnote>
  <w:endnote w:type="continuationSeparator" w:id="0">
    <w:p w:rsidR="006927FD" w:rsidRDefault="006927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7FD" w:rsidRDefault="006927FD">
      <w:r>
        <w:separator/>
      </w:r>
    </w:p>
  </w:footnote>
  <w:footnote w:type="continuationSeparator" w:id="0">
    <w:p w:rsidR="006927FD" w:rsidRDefault="006927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CA4FF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6320381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83EF8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FB6086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420768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F062B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07C346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DD691F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98E96C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49657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D8ED7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0A746A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10"/>
  </w:num>
  <w:num w:numId="9">
    <w:abstractNumId w:val="8"/>
  </w:num>
  <w:num w:numId="10">
    <w:abstractNumId w:val="7"/>
  </w:num>
  <w:num w:numId="11">
    <w:abstractNumId w:val="6"/>
  </w:num>
  <w:num w:numId="12">
    <w:abstractNumId w:val="5"/>
  </w:num>
  <w:num w:numId="13">
    <w:abstractNumId w:val="9"/>
  </w:num>
  <w:num w:numId="14">
    <w:abstractNumId w:val="4"/>
  </w:num>
  <w:num w:numId="15">
    <w:abstractNumId w:val="3"/>
  </w:num>
  <w:num w:numId="16">
    <w:abstractNumId w:val="2"/>
  </w:num>
  <w:num w:numId="17">
    <w:abstractNumId w:val="1"/>
  </w:num>
  <w:num w:numId="18">
    <w:abstractNumId w:val="11"/>
  </w:num>
  <w:num w:numId="19">
    <w:abstractNumId w:val="0"/>
  </w:num>
  <w:num w:numId="20">
    <w:abstractNumId w:val="0"/>
  </w:num>
  <w:num w:numId="21">
    <w:abstractNumId w:val="0"/>
  </w:num>
  <w:num w:numId="22">
    <w:abstractNumId w:val="0"/>
  </w:num>
  <w:num w:numId="23">
    <w:abstractNumId w:val="11"/>
  </w:num>
  <w:num w:numId="24">
    <w:abstractNumId w:val="0"/>
  </w:num>
  <w:num w:numId="25">
    <w:abstractNumId w:val="0"/>
  </w:num>
  <w:num w:numId="26">
    <w:abstractNumId w:val="11"/>
  </w:num>
  <w:num w:numId="27">
    <w:abstractNumId w:val="0"/>
  </w:num>
  <w:num w:numId="28">
    <w:abstractNumId w:val="11"/>
  </w:num>
  <w:num w:numId="29">
    <w:abstractNumId w:val="0"/>
  </w:num>
  <w:num w:numId="3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te Newhart">
    <w15:presenceInfo w15:providerId="Windows Live" w15:userId="3723372ea26e9e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B28CC"/>
    <w:rsid w:val="00321320"/>
    <w:rsid w:val="00401A12"/>
    <w:rsid w:val="00412088"/>
    <w:rsid w:val="004E29B3"/>
    <w:rsid w:val="00590D07"/>
    <w:rsid w:val="006927FD"/>
    <w:rsid w:val="00771747"/>
    <w:rsid w:val="00784D58"/>
    <w:rsid w:val="008076F8"/>
    <w:rsid w:val="008D6863"/>
    <w:rsid w:val="009065B9"/>
    <w:rsid w:val="00B21940"/>
    <w:rsid w:val="00B86B75"/>
    <w:rsid w:val="00BC48D5"/>
    <w:rsid w:val="00C36279"/>
    <w:rsid w:val="00CB5581"/>
    <w:rsid w:val="00D758A6"/>
    <w:rsid w:val="00E315A3"/>
    <w:rsid w:val="00E93C16"/>
    <w:rsid w:val="00EB7B20"/>
    <w:rsid w:val="00FC4B95"/>
    <w:rsid w:val="00FC663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B88B9"/>
  <w15:docId w15:val="{97102607-C475-4477-B1BD-6A7136D25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772BE"/>
    <w:rPr>
      <w:rFonts w:ascii="Times New Roman" w:hAnsi="Times New Roman" w:cs="Times New Roman"/>
    </w:rPr>
  </w:style>
  <w:style w:type="paragraph" w:styleId="Heading1">
    <w:name w:val="heading 1"/>
    <w:basedOn w:val="Normal"/>
    <w:next w:val="BodyText"/>
    <w:uiPriority w:val="9"/>
    <w:qFormat/>
    <w:rsid w:val="00C260BE"/>
    <w:pPr>
      <w:keepNext/>
      <w:keepLines/>
      <w:spacing w:before="480" w:after="0"/>
      <w:outlineLvl w:val="0"/>
    </w:pPr>
    <w:rPr>
      <w:rFonts w:eastAsiaTheme="majorEastAsia"/>
      <w:b/>
      <w:bCs/>
    </w:rPr>
  </w:style>
  <w:style w:type="paragraph" w:styleId="Heading2">
    <w:name w:val="heading 2"/>
    <w:basedOn w:val="Normal"/>
    <w:next w:val="BodyText"/>
    <w:uiPriority w:val="9"/>
    <w:unhideWhenUsed/>
    <w:qFormat/>
    <w:rsid w:val="00C260BE"/>
    <w:pPr>
      <w:keepNext/>
      <w:keepLines/>
      <w:spacing w:before="200" w:after="0"/>
      <w:outlineLvl w:val="1"/>
    </w:pPr>
    <w:rPr>
      <w:rFonts w:eastAsiaTheme="majorEastAsia"/>
      <w:b/>
      <w:bCs/>
    </w:rPr>
  </w:style>
  <w:style w:type="paragraph" w:styleId="Heading3">
    <w:name w:val="heading 3"/>
    <w:basedOn w:val="Normal"/>
    <w:next w:val="BodyText"/>
    <w:uiPriority w:val="9"/>
    <w:unhideWhenUsed/>
    <w:qFormat/>
    <w:rsid w:val="00C260BE"/>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C260BE"/>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1040F9"/>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260BE"/>
    <w:pPr>
      <w:spacing w:before="180" w:after="180"/>
    </w:pPr>
  </w:style>
  <w:style w:type="paragraph" w:customStyle="1" w:styleId="FirstParagraph">
    <w:name w:val="First Paragraph"/>
    <w:basedOn w:val="BodyText"/>
    <w:next w:val="BodyText"/>
    <w:qFormat/>
    <w:rsid w:val="00C260BE"/>
  </w:style>
  <w:style w:type="paragraph" w:customStyle="1" w:styleId="Compact">
    <w:name w:val="Compact"/>
    <w:basedOn w:val="BodyText"/>
    <w:qFormat/>
    <w:rsid w:val="00C260BE"/>
    <w:pPr>
      <w:spacing w:before="36" w:after="36"/>
      <w:jc w:val="center"/>
    </w:pPr>
    <w:rPr>
      <w:noProof/>
    </w:rPr>
  </w:style>
  <w:style w:type="paragraph" w:styleId="Title">
    <w:name w:val="Title"/>
    <w:basedOn w:val="Normal"/>
    <w:next w:val="BodyText"/>
    <w:qFormat/>
    <w:rsid w:val="00C260BE"/>
    <w:pPr>
      <w:keepNext/>
      <w:keepLines/>
      <w:spacing w:before="480" w:after="240"/>
      <w:jc w:val="center"/>
    </w:pPr>
    <w:rPr>
      <w:rFonts w:eastAsiaTheme="majorEastAsia"/>
      <w:b/>
      <w:bC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60BE"/>
    <w:pPr>
      <w:keepNext/>
      <w:keepLines/>
      <w:jc w:val="center"/>
    </w:pPr>
    <w:rPr>
      <w:rFonts w:ascii="Times New Roman" w:hAnsi="Times New Roman" w:cs="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C260BE"/>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C260BE"/>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C260BE"/>
    <w:rPr>
      <w:color w:val="4F81BD" w:themeColor="accent1"/>
    </w:rPr>
  </w:style>
  <w:style w:type="paragraph" w:styleId="TOCHeading">
    <w:name w:val="TOC Heading"/>
    <w:basedOn w:val="Heading1"/>
    <w:next w:val="BodyText"/>
    <w:uiPriority w:val="39"/>
    <w:unhideWhenUsed/>
    <w:qFormat/>
    <w:rsid w:val="00C260BE"/>
    <w:pPr>
      <w:spacing w:before="240" w:line="259" w:lineRule="auto"/>
      <w:outlineLvl w:val="9"/>
    </w:pPr>
    <w:rPr>
      <w:bCs w:val="0"/>
    </w:rPr>
  </w:style>
  <w:style w:type="character" w:customStyle="1" w:styleId="Figure-Label">
    <w:name w:val="Figure-Label"/>
    <w:basedOn w:val="CaptionChar"/>
    <w:rsid w:val="00C260BE"/>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260BE"/>
    <w:pPr>
      <w:tabs>
        <w:tab w:val="right" w:leader="dot" w:pos="9350"/>
      </w:tabs>
      <w:spacing w:after="100"/>
    </w:pPr>
    <w:rPr>
      <w:noProof/>
    </w:rPr>
  </w:style>
  <w:style w:type="paragraph" w:styleId="TOC2">
    <w:name w:val="toc 2"/>
    <w:basedOn w:val="Normal"/>
    <w:next w:val="Normal"/>
    <w:autoRedefine/>
    <w:uiPriority w:val="39"/>
    <w:unhideWhenUsed/>
    <w:rsid w:val="00C260BE"/>
    <w:pPr>
      <w:tabs>
        <w:tab w:val="right" w:leader="dot" w:pos="9350"/>
      </w:tabs>
      <w:spacing w:after="100"/>
      <w:ind w:left="240"/>
    </w:pPr>
    <w:rPr>
      <w:noProof/>
    </w:rPr>
  </w:style>
  <w:style w:type="paragraph" w:styleId="TOC3">
    <w:name w:val="toc 3"/>
    <w:basedOn w:val="Normal"/>
    <w:next w:val="Normal"/>
    <w:autoRedefine/>
    <w:uiPriority w:val="39"/>
    <w:unhideWhenUsed/>
    <w:rsid w:val="00C260BE"/>
    <w:pPr>
      <w:tabs>
        <w:tab w:val="right" w:leader="dot" w:pos="9350"/>
      </w:tabs>
      <w:spacing w:after="100"/>
      <w:ind w:left="480"/>
    </w:pPr>
    <w:rPr>
      <w:noProof/>
    </w:rPr>
  </w:style>
  <w:style w:type="paragraph" w:styleId="BalloonText">
    <w:name w:val="Balloon Text"/>
    <w:basedOn w:val="Normal"/>
    <w:link w:val="BalloonTextChar"/>
    <w:semiHidden/>
    <w:unhideWhenUsed/>
    <w:rsid w:val="00C260B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260BE"/>
    <w:rPr>
      <w:rFonts w:ascii="Segoe UI" w:hAnsi="Segoe UI" w:cs="Segoe UI"/>
      <w:sz w:val="18"/>
      <w:szCs w:val="18"/>
    </w:rPr>
  </w:style>
  <w:style w:type="character" w:customStyle="1" w:styleId="BodyTextChar">
    <w:name w:val="Body Text Char"/>
    <w:basedOn w:val="DefaultParagraphFont"/>
    <w:link w:val="BodyText"/>
    <w:rsid w:val="00C260BE"/>
    <w:rPr>
      <w:rFonts w:ascii="Times New Roman" w:hAnsi="Times New Roman" w:cs="Times New Roman"/>
    </w:rPr>
  </w:style>
  <w:style w:type="paragraph" w:customStyle="1" w:styleId="Notes">
    <w:name w:val="Notes"/>
    <w:basedOn w:val="BodyText"/>
    <w:qFormat/>
    <w:rsid w:val="005B31F9"/>
    <w:rPr>
      <w:color w:val="FF0000"/>
    </w:rPr>
  </w:style>
  <w:style w:type="character" w:customStyle="1" w:styleId="Notes0">
    <w:name w:val="Notes"/>
    <w:basedOn w:val="BodyTextChar"/>
    <w:rsid w:val="00902737"/>
    <w:rPr>
      <w:rFonts w:ascii="Times New Roman" w:hAnsi="Times New Roman" w:cs="Times New Roman"/>
      <w:color w:val="FF0000"/>
    </w:rPr>
  </w:style>
  <w:style w:type="paragraph" w:styleId="Revision">
    <w:name w:val="Revision"/>
    <w:hidden/>
    <w:semiHidden/>
    <w:rsid w:val="00FC6635"/>
    <w:pPr>
      <w:spacing w:after="0"/>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epa.gov/sites/production/files/documents/memo_nitrogen_framework.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36</Pages>
  <Words>4924</Words>
  <Characters>28073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Use of forecasting models for improved PID control in wastewater treatment</vt:lpstr>
    </vt:vector>
  </TitlesOfParts>
  <Company/>
  <LinksUpToDate>false</LinksUpToDate>
  <CharactersWithSpaces>32932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forecasting models for improved PID control in wastewater treatment</dc:title>
  <dc:creator>Kathryn B. Newhart</dc:creator>
  <cp:keywords/>
  <cp:lastModifiedBy>Kate Newhart</cp:lastModifiedBy>
  <cp:revision>3</cp:revision>
  <dcterms:created xsi:type="dcterms:W3CDTF">2019-11-07T17:01:00Z</dcterms:created>
  <dcterms:modified xsi:type="dcterms:W3CDTF">2019-11-07T18:00:00Z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